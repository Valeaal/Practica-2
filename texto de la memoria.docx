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5BC75" w14:textId="77777777" w:rsidR="00F7340F" w:rsidRDefault="00F7340F" w:rsidP="00F7340F">
      <w:pPr>
        <w:rPr>
          <w:del w:id="1" w:author="Microsoft Word" w:date="2023-11-12T23:39:00Z"/>
        </w:rPr>
      </w:pPr>
      <w:del w:id="2" w:author="Microsoft Word" w:date="2023-11-12T23:39:00Z">
        <w:r>
          <w:delText>Contexto:</w:delText>
        </w:r>
      </w:del>
    </w:p>
    <w:p w14:paraId="521B90F8" w14:textId="77777777" w:rsidR="00F7340F" w:rsidRDefault="00F7340F" w:rsidP="00F7340F">
      <w:pPr>
        <w:rPr>
          <w:del w:id="3" w:author="Microsoft Word" w:date="2023-11-12T23:39:00Z"/>
        </w:rPr>
      </w:pPr>
      <w:del w:id="4" w:author="Microsoft Word" w:date="2023-11-12T23:39:00Z">
        <w:r>
          <w:tab/>
        </w:r>
        <w:r w:rsidR="00EF6A90">
          <w:delText>E</w:delText>
        </w:r>
        <w:r w:rsidR="00EF6A90" w:rsidRPr="00EF6A90">
          <w:delText>mpezaremos describiendo un poco el concepto de la práctica y su</w:delText>
        </w:r>
        <w:r w:rsidR="00EF6A90">
          <w:delText xml:space="preserve"> </w:delText>
        </w:r>
        <w:r w:rsidR="00EF6A90" w:rsidRPr="00EF6A90">
          <w:delText>finalidad. Para esta práctica debemos modelar un sistema de trenes, en el que</w:delText>
        </w:r>
        <w:r w:rsidR="00EF6A90">
          <w:delText xml:space="preserve"> </w:delText>
        </w:r>
        <w:r w:rsidR="00EF6A90" w:rsidRPr="00EF6A90">
          <w:delText>tendremos las respetivas líneas, con sus vías y sus trenes. Cada par de vías compondrán</w:delText>
        </w:r>
        <w:r w:rsidR="00EF6A90">
          <w:delText xml:space="preserve"> </w:delText>
        </w:r>
        <w:r w:rsidR="00EF6A90" w:rsidRPr="00EF6A90">
          <w:delText>un segmento que será la unión entre dos estaciones. Más tarde deberemos añadir a</w:delText>
        </w:r>
        <w:r w:rsidR="00EF6A90">
          <w:delText xml:space="preserve"> </w:delText>
        </w:r>
        <w:r w:rsidR="00EF6A90" w:rsidRPr="00EF6A90">
          <w:delText>nuestro modelo el transcurso del tiempo, y para ello deberemos crear una clase reloj que</w:delText>
        </w:r>
        <w:r w:rsidR="00EF6A90">
          <w:delText xml:space="preserve"> </w:delText>
        </w:r>
        <w:r w:rsidR="00EF6A90" w:rsidRPr="00EF6A90">
          <w:delText>será representada además por una clase abstracta llamada ActiveObject, de esta manera</w:delText>
        </w:r>
        <w:r w:rsidR="00EF6A90">
          <w:delText xml:space="preserve"> </w:delText>
        </w:r>
        <w:r w:rsidR="00EF6A90" w:rsidRPr="00EF6A90">
          <w:delText>podremos hacer que los trenes se muevan automáticamente con el paso del tiempo.</w:delText>
        </w:r>
      </w:del>
    </w:p>
    <w:p w14:paraId="06956A57" w14:textId="77777777" w:rsidR="00F7340F" w:rsidRDefault="00F7340F">
      <w:pPr>
        <w:rPr>
          <w:del w:id="5" w:author="Microsoft Word" w:date="2023-11-12T23:39:00Z"/>
        </w:rPr>
      </w:pPr>
    </w:p>
    <w:p w14:paraId="2D1D42D4" w14:textId="77777777" w:rsidR="004108F8" w:rsidRDefault="004108F8">
      <w:pPr>
        <w:rPr>
          <w:del w:id="6" w:author="Microsoft Word" w:date="2023-11-12T23:39:00Z"/>
        </w:rPr>
      </w:pPr>
      <w:del w:id="7" w:author="Microsoft Word" w:date="2023-11-12T23:39:00Z">
        <w:r>
          <w:delText xml:space="preserve">Diagrama de clases en los diferentes </w:delText>
        </w:r>
        <w:r w:rsidR="00332246">
          <w:delText>entornos.</w:delText>
        </w:r>
      </w:del>
    </w:p>
    <w:p w14:paraId="569993D5" w14:textId="77777777" w:rsidR="00332246" w:rsidRDefault="00C86438">
      <w:pPr>
        <w:rPr>
          <w:del w:id="8" w:author="Microsoft Word" w:date="2023-11-12T23:39:00Z"/>
        </w:rPr>
      </w:pPr>
      <w:del w:id="9" w:author="Microsoft Word" w:date="2023-11-12T23:39:00Z">
        <w:r w:rsidRPr="00C86438">
          <w:rPr>
            <w:noProof/>
          </w:rPr>
          <w:drawing>
            <wp:inline distT="0" distB="0" distL="0" distR="0" wp14:anchorId="6AEE1F8B" wp14:editId="4C3D16B9">
              <wp:extent cx="5400040" cy="2528570"/>
              <wp:effectExtent l="0" t="0" r="0" b="5080"/>
              <wp:docPr id="852299434"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99434" name="Imagen 1" descr="Escala de tiempo&#10;&#10;Descripción generada automáticamente con confianza media"/>
                      <pic:cNvPicPr/>
                    </pic:nvPicPr>
                    <pic:blipFill>
                      <a:blip r:embed="rId5"/>
                      <a:stretch>
                        <a:fillRect/>
                      </a:stretch>
                    </pic:blipFill>
                    <pic:spPr>
                      <a:xfrm>
                        <a:off x="0" y="0"/>
                        <a:ext cx="5400040" cy="2528570"/>
                      </a:xfrm>
                      <a:prstGeom prst="rect">
                        <a:avLst/>
                      </a:prstGeom>
                    </pic:spPr>
                  </pic:pic>
                </a:graphicData>
              </a:graphic>
            </wp:inline>
          </w:drawing>
        </w:r>
      </w:del>
    </w:p>
    <w:p w14:paraId="5CC943E5" w14:textId="77777777" w:rsidR="004108F8" w:rsidRDefault="00C86438">
      <w:pPr>
        <w:rPr>
          <w:del w:id="10" w:author="Microsoft Word" w:date="2023-11-12T23:39:00Z"/>
        </w:rPr>
      </w:pPr>
      <w:del w:id="11" w:author="Microsoft Word" w:date="2023-11-12T23:39:00Z">
        <w:r>
          <w:delText>(Use)</w:delText>
        </w:r>
      </w:del>
    </w:p>
    <w:p w14:paraId="303E8926" w14:textId="77777777" w:rsidR="00C86438" w:rsidRDefault="00E67CBA">
      <w:pPr>
        <w:rPr>
          <w:del w:id="12" w:author="Microsoft Word" w:date="2023-11-12T23:39:00Z"/>
        </w:rPr>
      </w:pPr>
      <w:del w:id="13" w:author="Microsoft Word" w:date="2023-11-12T23:39:00Z">
        <w:r w:rsidRPr="00E67CBA">
          <w:rPr>
            <w:noProof/>
          </w:rPr>
          <w:drawing>
            <wp:inline distT="0" distB="0" distL="0" distR="0" wp14:anchorId="5E9DA187" wp14:editId="604AAE94">
              <wp:extent cx="5400040" cy="2757170"/>
              <wp:effectExtent l="0" t="0" r="0" b="5080"/>
              <wp:docPr id="7584351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5109" name="Imagen 1" descr="Diagrama&#10;&#10;Descripción generada automáticamente"/>
                      <pic:cNvPicPr/>
                    </pic:nvPicPr>
                    <pic:blipFill>
                      <a:blip r:embed="rId6"/>
                      <a:stretch>
                        <a:fillRect/>
                      </a:stretch>
                    </pic:blipFill>
                    <pic:spPr>
                      <a:xfrm>
                        <a:off x="0" y="0"/>
                        <a:ext cx="5400040" cy="2757170"/>
                      </a:xfrm>
                      <a:prstGeom prst="rect">
                        <a:avLst/>
                      </a:prstGeom>
                    </pic:spPr>
                  </pic:pic>
                </a:graphicData>
              </a:graphic>
            </wp:inline>
          </w:drawing>
        </w:r>
      </w:del>
    </w:p>
    <w:p w14:paraId="6A20524A" w14:textId="77777777" w:rsidR="00E67CBA" w:rsidRDefault="00E67CBA">
      <w:pPr>
        <w:rPr>
          <w:del w:id="14" w:author="Microsoft Word" w:date="2023-11-12T23:39:00Z"/>
        </w:rPr>
      </w:pPr>
      <w:del w:id="15" w:author="Microsoft Word" w:date="2023-11-12T23:39:00Z">
        <w:r>
          <w:delText>(Visual Paradigm)</w:delText>
        </w:r>
      </w:del>
    </w:p>
    <w:p w14:paraId="7501D8C4" w14:textId="77777777" w:rsidR="00E67CBA" w:rsidRDefault="0081230A">
      <w:pPr>
        <w:rPr>
          <w:del w:id="16" w:author="Microsoft Word" w:date="2023-11-12T23:39:00Z"/>
        </w:rPr>
      </w:pPr>
      <w:del w:id="17" w:author="Microsoft Word" w:date="2023-11-12T23:39:00Z">
        <w:r w:rsidRPr="0081230A">
          <w:rPr>
            <w:noProof/>
          </w:rPr>
          <w:drawing>
            <wp:inline distT="0" distB="0" distL="0" distR="0" wp14:anchorId="2C184B3E" wp14:editId="3B0B5D72">
              <wp:extent cx="5400040" cy="3230245"/>
              <wp:effectExtent l="0" t="0" r="0" b="8255"/>
              <wp:docPr id="14636429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2962" name="Imagen 1" descr="Diagrama&#10;&#10;Descripción generada automáticamente"/>
                      <pic:cNvPicPr/>
                    </pic:nvPicPr>
                    <pic:blipFill>
                      <a:blip r:embed="rId7"/>
                      <a:stretch>
                        <a:fillRect/>
                      </a:stretch>
                    </pic:blipFill>
                    <pic:spPr>
                      <a:xfrm>
                        <a:off x="0" y="0"/>
                        <a:ext cx="5400040" cy="3230245"/>
                      </a:xfrm>
                      <a:prstGeom prst="rect">
                        <a:avLst/>
                      </a:prstGeom>
                    </pic:spPr>
                  </pic:pic>
                </a:graphicData>
              </a:graphic>
            </wp:inline>
          </w:drawing>
        </w:r>
      </w:del>
    </w:p>
    <w:p w14:paraId="62E5C904" w14:textId="77777777" w:rsidR="0081230A" w:rsidRDefault="0081230A">
      <w:pPr>
        <w:rPr>
          <w:del w:id="18" w:author="Microsoft Word" w:date="2023-11-12T23:39:00Z"/>
        </w:rPr>
      </w:pPr>
      <w:del w:id="19" w:author="Microsoft Word" w:date="2023-11-12T23:39:00Z">
        <w:r>
          <w:delText>(Papyrus)</w:delText>
        </w:r>
      </w:del>
    </w:p>
    <w:p w14:paraId="245D9B5C" w14:textId="77777777" w:rsidR="0081230A" w:rsidRDefault="0081230A">
      <w:pPr>
        <w:rPr>
          <w:del w:id="20" w:author="Microsoft Word" w:date="2023-11-12T23:39:00Z"/>
        </w:rPr>
      </w:pPr>
    </w:p>
    <w:p w14:paraId="361DEA65" w14:textId="77777777" w:rsidR="0081230A" w:rsidRDefault="0081230A">
      <w:pPr>
        <w:rPr>
          <w:del w:id="21" w:author="Microsoft Word" w:date="2023-11-12T23:39:00Z"/>
        </w:rPr>
      </w:pPr>
      <w:del w:id="22" w:author="Microsoft Word" w:date="2023-11-12T23:39:00Z">
        <w:r>
          <w:delText xml:space="preserve">Cabe mencionar que en estos diagramas ya viene implementado el tiempo, </w:delText>
        </w:r>
        <w:r w:rsidR="00262271">
          <w:delText>es de mencionar ya que est</w:delText>
        </w:r>
        <w:r w:rsidR="00EF6A90">
          <w:delText>a</w:delText>
        </w:r>
        <w:r w:rsidR="003409CB">
          <w:delText xml:space="preserve"> es una tarea de uno de los apartados de la práctica.</w:delText>
        </w:r>
      </w:del>
    </w:p>
    <w:p w14:paraId="34B5F398" w14:textId="77777777" w:rsidR="003409CB" w:rsidRDefault="003409CB">
      <w:pPr>
        <w:rPr>
          <w:del w:id="23" w:author="Microsoft Word" w:date="2023-11-12T23:39:00Z"/>
        </w:rPr>
      </w:pPr>
    </w:p>
    <w:p w14:paraId="434ECBF6" w14:textId="77777777" w:rsidR="00F7340F" w:rsidRDefault="00F7340F" w:rsidP="00F7340F">
      <w:pPr>
        <w:rPr>
          <w:del w:id="24" w:author="Microsoft Word" w:date="2023-11-12T23:39:00Z"/>
        </w:rPr>
      </w:pPr>
      <w:del w:id="25" w:author="Microsoft Word" w:date="2023-11-12T23:39:00Z">
        <w:r>
          <w:delText>Clases:</w:delText>
        </w:r>
      </w:del>
    </w:p>
    <w:p w14:paraId="40F3699E" w14:textId="77777777" w:rsidR="00F7340F" w:rsidRDefault="00F7340F" w:rsidP="00F7340F">
      <w:pPr>
        <w:rPr>
          <w:del w:id="26" w:author="Microsoft Word" w:date="2023-11-12T23:39:00Z"/>
        </w:rPr>
      </w:pPr>
      <w:del w:id="27" w:author="Microsoft Word" w:date="2023-11-12T23:39:00Z">
        <w:r>
          <w:tab/>
          <w:delText>Ahora vamos a seguir describiendo las diferentes clases de nuestro modelo junto con sus atributos y operaciones.</w:delText>
        </w:r>
      </w:del>
    </w:p>
    <w:p w14:paraId="5527B6A7" w14:textId="77777777" w:rsidR="00F7340F" w:rsidRDefault="00F7340F" w:rsidP="00F7340F">
      <w:pPr>
        <w:pStyle w:val="Prrafodelista"/>
        <w:numPr>
          <w:ilvl w:val="0"/>
          <w:numId w:val="3"/>
        </w:numPr>
        <w:rPr>
          <w:del w:id="28" w:author="Microsoft Word" w:date="2023-11-12T23:39:00Z"/>
        </w:rPr>
      </w:pPr>
      <w:del w:id="29" w:author="Microsoft Word" w:date="2023-11-12T23:39:00Z">
        <w:r>
          <w:delText xml:space="preserve">Tren: es una clase que representará a un tren, que irá </w:delText>
        </w:r>
        <w:r w:rsidR="00EF6A90">
          <w:delText xml:space="preserve">desplazándose </w:delText>
        </w:r>
        <w:r>
          <w:delText xml:space="preserve">de estación a estación y creando nuevas relaciones con estas para representarlo. Sus atributos son </w:delText>
        </w:r>
      </w:del>
    </w:p>
    <w:p w14:paraId="6F96FFDA" w14:textId="77777777" w:rsidR="00F7340F" w:rsidRDefault="00F7340F" w:rsidP="00F7340F">
      <w:pPr>
        <w:pStyle w:val="Prrafodelista"/>
        <w:numPr>
          <w:ilvl w:val="1"/>
          <w:numId w:val="3"/>
        </w:numPr>
        <w:rPr>
          <w:del w:id="30" w:author="Microsoft Word" w:date="2023-11-12T23:39:00Z"/>
        </w:rPr>
      </w:pPr>
      <w:del w:id="31" w:author="Microsoft Word" w:date="2023-11-12T23:39:00Z">
        <w:r>
          <w:delText xml:space="preserve">Dirección: nos </w:delText>
        </w:r>
        <w:r w:rsidR="00EF6A90">
          <w:delText>i</w:delText>
        </w:r>
        <w:r>
          <w:delText>ndica la dirección en la que irá el tren, cuando este llegue al final de la línea su dirección se invertirá.</w:delText>
        </w:r>
      </w:del>
    </w:p>
    <w:p w14:paraId="0EE25093" w14:textId="77777777" w:rsidR="00F7340F" w:rsidRDefault="00F7340F" w:rsidP="00F7340F">
      <w:pPr>
        <w:pStyle w:val="Prrafodelista"/>
        <w:numPr>
          <w:ilvl w:val="1"/>
          <w:numId w:val="3"/>
        </w:numPr>
        <w:rPr>
          <w:del w:id="32" w:author="Microsoft Word" w:date="2023-11-12T23:39:00Z"/>
        </w:rPr>
      </w:pPr>
      <w:del w:id="33" w:author="Microsoft Word" w:date="2023-11-12T23:39:00Z">
        <w:r>
          <w:delText xml:space="preserve">Time: es un atributo de tipo </w:delText>
        </w:r>
        <w:r w:rsidR="00EF6A90">
          <w:delText>I</w:delText>
        </w:r>
        <w:r>
          <w:delText xml:space="preserve">nteger que nos mostrará el tiempo que lleva </w:delText>
        </w:r>
        <w:r w:rsidR="00EF6A90">
          <w:delText xml:space="preserve">moviéndose, </w:delText>
        </w:r>
        <w:r w:rsidR="002636BE">
          <w:delText>o,</w:delText>
        </w:r>
        <w:r>
          <w:delText xml:space="preserve"> mejor dicho</w:delText>
        </w:r>
        <w:r w:rsidR="00EF6A90">
          <w:delText>,</w:delText>
        </w:r>
        <w:r>
          <w:delText xml:space="preserve"> “trabajando”.</w:delText>
        </w:r>
      </w:del>
    </w:p>
    <w:p w14:paraId="1B39CCFB" w14:textId="77777777" w:rsidR="00F7340F" w:rsidRDefault="00F7340F" w:rsidP="00F7340F">
      <w:pPr>
        <w:pStyle w:val="Prrafodelista"/>
        <w:numPr>
          <w:ilvl w:val="1"/>
          <w:numId w:val="3"/>
        </w:numPr>
        <w:rPr>
          <w:del w:id="34" w:author="Microsoft Word" w:date="2023-11-12T23:39:00Z"/>
        </w:rPr>
      </w:pPr>
      <w:del w:id="35" w:author="Microsoft Word" w:date="2023-11-12T23:39:00Z">
        <w:r>
          <w:delText>isMoving: es un atributo de tipo boolean que nos indica si el tren est</w:delText>
        </w:r>
        <w:r w:rsidR="00EF6A90">
          <w:delText xml:space="preserve">á </w:delText>
        </w:r>
        <w:r>
          <w:delText>movi</w:delText>
        </w:r>
        <w:r w:rsidR="00EF6A90">
          <w:delText>é</w:delText>
        </w:r>
        <w:r>
          <w:delText>ndos</w:delText>
        </w:r>
        <w:r w:rsidR="00EF6A90">
          <w:delText>e</w:delText>
        </w:r>
        <w:r>
          <w:delText xml:space="preserve"> o no.</w:delText>
        </w:r>
      </w:del>
    </w:p>
    <w:p w14:paraId="137967CB" w14:textId="77777777" w:rsidR="00F7340F" w:rsidRDefault="00F7340F" w:rsidP="00F7340F">
      <w:pPr>
        <w:pStyle w:val="Prrafodelista"/>
        <w:numPr>
          <w:ilvl w:val="1"/>
          <w:numId w:val="3"/>
        </w:numPr>
        <w:rPr>
          <w:del w:id="36" w:author="Microsoft Word" w:date="2023-11-12T23:39:00Z"/>
        </w:rPr>
      </w:pPr>
      <w:del w:id="37" w:author="Microsoft Word" w:date="2023-11-12T23:39:00Z">
        <w:r>
          <w:delText>isOutOfOrder: este atributo de tipo boolean nos indica</w:delText>
        </w:r>
        <w:r w:rsidR="00EF6A90">
          <w:delText xml:space="preserve"> si</w:delText>
        </w:r>
        <w:r>
          <w:delText xml:space="preserve"> el tren esta fuera de servicio. Este se activará cuando nuestro tren se </w:delText>
        </w:r>
        <w:r w:rsidR="00EF6A90">
          <w:delText>averíe</w:delText>
        </w:r>
        <w:r>
          <w:delText>.</w:delText>
        </w:r>
      </w:del>
    </w:p>
    <w:p w14:paraId="338F8979" w14:textId="77777777" w:rsidR="00F7340F" w:rsidRDefault="00F7340F" w:rsidP="00F7340F">
      <w:pPr>
        <w:pStyle w:val="Prrafodelista"/>
        <w:numPr>
          <w:ilvl w:val="1"/>
          <w:numId w:val="3"/>
        </w:numPr>
        <w:rPr>
          <w:del w:id="38" w:author="Microsoft Word" w:date="2023-11-12T23:39:00Z"/>
        </w:rPr>
      </w:pPr>
      <w:del w:id="39" w:author="Microsoft Word" w:date="2023-11-12T23:39:00Z">
        <w:r>
          <w:delText>move(): operación utilizada para mover el tren de una posición a otra.</w:delText>
        </w:r>
      </w:del>
    </w:p>
    <w:p w14:paraId="2499BFAD" w14:textId="77777777" w:rsidR="00F7340F" w:rsidRDefault="00F7340F" w:rsidP="00F7340F">
      <w:pPr>
        <w:pStyle w:val="Prrafodelista"/>
        <w:numPr>
          <w:ilvl w:val="1"/>
          <w:numId w:val="3"/>
        </w:numPr>
        <w:rPr>
          <w:del w:id="40" w:author="Microsoft Word" w:date="2023-11-12T23:39:00Z"/>
        </w:rPr>
      </w:pPr>
      <w:del w:id="41" w:author="Microsoft Word" w:date="2023-11-12T23:39:00Z">
        <w:r>
          <w:delText>stop(): operación utilizada para parar el tren, utilizada para</w:delText>
        </w:r>
        <w:r w:rsidR="00EF6A90">
          <w:delText xml:space="preserve"> que,</w:delText>
        </w:r>
        <w:r>
          <w:delText xml:space="preserve"> cuando llegue a una estación</w:delText>
        </w:r>
        <w:r w:rsidR="00EF6A90">
          <w:delText>,</w:delText>
        </w:r>
        <w:r>
          <w:delText xml:space="preserve"> se pare un minuto.</w:delText>
        </w:r>
      </w:del>
    </w:p>
    <w:p w14:paraId="395B05B9" w14:textId="77777777" w:rsidR="00F7340F" w:rsidRDefault="00F7340F" w:rsidP="00F7340F">
      <w:pPr>
        <w:pStyle w:val="Prrafodelista"/>
        <w:numPr>
          <w:ilvl w:val="1"/>
          <w:numId w:val="3"/>
        </w:numPr>
        <w:rPr>
          <w:del w:id="42" w:author="Microsoft Word" w:date="2023-11-12T23:39:00Z"/>
        </w:rPr>
      </w:pPr>
      <w:del w:id="43" w:author="Microsoft Word" w:date="2023-11-12T23:39:00Z">
        <w:r>
          <w:delText>checkViaEnLinea(v:Via): operación utilizada para comprobar que la siguiente v</w:delText>
        </w:r>
        <w:r w:rsidR="00EF6A90">
          <w:delText>í</w:delText>
        </w:r>
        <w:r>
          <w:delText>a pertenezca a la línea a la que pertenece el tren y no acceda a una v</w:delText>
        </w:r>
        <w:r w:rsidR="00EF6A90">
          <w:delText>í</w:delText>
        </w:r>
        <w:r>
          <w:delText>a que no pertenezca a dicha l</w:delText>
        </w:r>
        <w:r w:rsidR="00EF6A90">
          <w:delText>í</w:delText>
        </w:r>
        <w:r>
          <w:delText>nea.</w:delText>
        </w:r>
      </w:del>
    </w:p>
    <w:p w14:paraId="73F754AF" w14:textId="77777777" w:rsidR="00F7340F" w:rsidRDefault="00F7340F" w:rsidP="00F7340F">
      <w:pPr>
        <w:pStyle w:val="Prrafodelista"/>
        <w:numPr>
          <w:ilvl w:val="1"/>
          <w:numId w:val="3"/>
        </w:numPr>
        <w:rPr>
          <w:del w:id="44" w:author="Microsoft Word" w:date="2023-11-12T23:39:00Z"/>
        </w:rPr>
      </w:pPr>
      <w:del w:id="45" w:author="Microsoft Word" w:date="2023-11-12T23:39:00Z">
        <w:r>
          <w:delText>tick(): operación utilizada al heredar de la clase abstracta del reloj</w:delText>
        </w:r>
        <w:r w:rsidR="00EF6A90">
          <w:delText xml:space="preserve">. Es </w:delText>
        </w:r>
        <w:r>
          <w:delText>utilizada para aumentar los ticks de reloj o segundos en nuestro modelo de tiempo.</w:delText>
        </w:r>
      </w:del>
    </w:p>
    <w:p w14:paraId="7278AC8A" w14:textId="77777777" w:rsidR="00F7340F" w:rsidRDefault="00F7340F" w:rsidP="00F7340F">
      <w:pPr>
        <w:pStyle w:val="Prrafodelista"/>
        <w:numPr>
          <w:ilvl w:val="1"/>
          <w:numId w:val="3"/>
        </w:numPr>
        <w:rPr>
          <w:del w:id="46" w:author="Microsoft Word" w:date="2023-11-12T23:39:00Z"/>
        </w:rPr>
      </w:pPr>
      <w:del w:id="47" w:author="Microsoft Word" w:date="2023-11-12T23:39:00Z">
        <w:r>
          <w:delText>irAEstacion(): operación utilizada para indicar la siguiente v</w:delText>
        </w:r>
        <w:r w:rsidR="00EF6A90">
          <w:delText>í</w:delText>
        </w:r>
        <w:r>
          <w:delText>a que debe coger el tren.</w:delText>
        </w:r>
      </w:del>
    </w:p>
    <w:p w14:paraId="1A802ACA" w14:textId="77777777" w:rsidR="00F7340F" w:rsidRDefault="00F7340F" w:rsidP="00F7340F">
      <w:pPr>
        <w:pStyle w:val="Prrafodelista"/>
        <w:numPr>
          <w:ilvl w:val="1"/>
          <w:numId w:val="3"/>
        </w:numPr>
        <w:rPr>
          <w:del w:id="48" w:author="Microsoft Word" w:date="2023-11-12T23:39:00Z"/>
        </w:rPr>
      </w:pPr>
      <w:del w:id="49" w:author="Microsoft Word" w:date="2023-11-12T23:39:00Z">
        <w:r>
          <w:delText>esperaEstacion(): operación utilizada para indicar al tren que debe esperar 1 minuto en la estación.</w:delText>
        </w:r>
      </w:del>
    </w:p>
    <w:p w14:paraId="41F63637" w14:textId="77777777" w:rsidR="00F7340F" w:rsidRDefault="00F7340F" w:rsidP="00F7340F">
      <w:pPr>
        <w:pStyle w:val="Prrafodelista"/>
        <w:numPr>
          <w:ilvl w:val="1"/>
          <w:numId w:val="3"/>
        </w:numPr>
        <w:rPr>
          <w:del w:id="50" w:author="Microsoft Word" w:date="2023-11-12T23:39:00Z"/>
        </w:rPr>
      </w:pPr>
      <w:del w:id="51" w:author="Microsoft Word" w:date="2023-11-12T23:39:00Z">
        <w:r>
          <w:delText>reparar(): operación utilizada para reparar el tren .</w:delText>
        </w:r>
      </w:del>
    </w:p>
    <w:p w14:paraId="1D8AA39D" w14:textId="77777777" w:rsidR="00F7340F" w:rsidRDefault="00F7340F" w:rsidP="00F7340F">
      <w:pPr>
        <w:pStyle w:val="Prrafodelista"/>
        <w:numPr>
          <w:ilvl w:val="1"/>
          <w:numId w:val="3"/>
        </w:numPr>
        <w:rPr>
          <w:del w:id="52" w:author="Microsoft Word" w:date="2023-11-12T23:39:00Z"/>
        </w:rPr>
      </w:pPr>
      <w:del w:id="53" w:author="Microsoft Word" w:date="2023-11-12T23:39:00Z">
        <w:r>
          <w:delText>averiar(): operación utilizada para averiar el tren.</w:delText>
        </w:r>
      </w:del>
    </w:p>
    <w:p w14:paraId="6AB38A63" w14:textId="77777777" w:rsidR="00F7340F" w:rsidRDefault="00F7340F" w:rsidP="00F7340F">
      <w:pPr>
        <w:pStyle w:val="Prrafodelista"/>
        <w:numPr>
          <w:ilvl w:val="0"/>
          <w:numId w:val="3"/>
        </w:numPr>
        <w:rPr>
          <w:del w:id="54" w:author="Microsoft Word" w:date="2023-11-12T23:39:00Z"/>
        </w:rPr>
      </w:pPr>
      <w:del w:id="55" w:author="Microsoft Word" w:date="2023-11-12T23:39:00Z">
        <w:r>
          <w:delText>Clock: es una clase utilizada para modelar el tiempo, en nuestra implementación cada tick será un segundo</w:delText>
        </w:r>
        <w:r w:rsidR="00EF6A90">
          <w:delText>,</w:delText>
        </w:r>
        <w:r>
          <w:delText xml:space="preserve"> por lo que toda nuestra implementación de instantes y tiempos se basan en minuto, por lo que para cada minuto hacemos 60 ticks. Sus atributos son:</w:delText>
        </w:r>
      </w:del>
    </w:p>
    <w:p w14:paraId="04D0D554" w14:textId="77777777" w:rsidR="00F7340F" w:rsidRDefault="00F7340F" w:rsidP="00F7340F">
      <w:pPr>
        <w:pStyle w:val="Prrafodelista"/>
        <w:numPr>
          <w:ilvl w:val="1"/>
          <w:numId w:val="3"/>
        </w:numPr>
        <w:rPr>
          <w:del w:id="56" w:author="Microsoft Word" w:date="2023-11-12T23:39:00Z"/>
        </w:rPr>
      </w:pPr>
      <w:del w:id="57" w:author="Microsoft Word" w:date="2023-11-12T23:39:00Z">
        <w:r>
          <w:delText xml:space="preserve">NOW: es un atributo de tipo </w:delText>
        </w:r>
        <w:r w:rsidR="00EF6A90">
          <w:delText>I</w:delText>
        </w:r>
        <w:r>
          <w:delText>nteger que nos indica el momento de tiempo en el que estamos.</w:delText>
        </w:r>
      </w:del>
    </w:p>
    <w:p w14:paraId="5A94B76E" w14:textId="77777777" w:rsidR="00F7340F" w:rsidRDefault="00F7340F" w:rsidP="00F7340F">
      <w:pPr>
        <w:pStyle w:val="Prrafodelista"/>
        <w:numPr>
          <w:ilvl w:val="1"/>
          <w:numId w:val="3"/>
        </w:numPr>
        <w:rPr>
          <w:del w:id="58" w:author="Microsoft Word" w:date="2023-11-12T23:39:00Z"/>
        </w:rPr>
      </w:pPr>
      <w:del w:id="59" w:author="Microsoft Word" w:date="2023-11-12T23:39:00Z">
        <w:r>
          <w:delText xml:space="preserve">resolution: es un atributo de tipo </w:delText>
        </w:r>
        <w:r w:rsidR="00EF6A90">
          <w:delText>I</w:delText>
        </w:r>
        <w:r>
          <w:delText xml:space="preserve">nteger que indica </w:delText>
        </w:r>
        <w:r w:rsidR="00EF6A90">
          <w:delText xml:space="preserve">en </w:delText>
        </w:r>
        <w:r>
          <w:delText>cuantas unidades</w:delText>
        </w:r>
        <w:r w:rsidR="00EF6A90">
          <w:delText xml:space="preserve"> </w:delText>
        </w:r>
        <w:r>
          <w:delText>aumenta cada tick.</w:delText>
        </w:r>
      </w:del>
    </w:p>
    <w:p w14:paraId="164DCE7B" w14:textId="77777777" w:rsidR="00F7340F" w:rsidRDefault="00F7340F" w:rsidP="00F7340F">
      <w:pPr>
        <w:pStyle w:val="Prrafodelista"/>
        <w:numPr>
          <w:ilvl w:val="1"/>
          <w:numId w:val="3"/>
        </w:numPr>
        <w:rPr>
          <w:del w:id="60" w:author="Microsoft Word" w:date="2023-11-12T23:39:00Z"/>
        </w:rPr>
      </w:pPr>
      <w:del w:id="61" w:author="Microsoft Word" w:date="2023-11-12T23:39:00Z">
        <w:r>
          <w:delText>tick(): operación utilizada para aumentar los segundos/ticks del tiempo.</w:delText>
        </w:r>
      </w:del>
    </w:p>
    <w:p w14:paraId="41F6FE27" w14:textId="77777777" w:rsidR="00F7340F" w:rsidRDefault="00F7340F" w:rsidP="00F7340F">
      <w:pPr>
        <w:pStyle w:val="Prrafodelista"/>
        <w:numPr>
          <w:ilvl w:val="1"/>
          <w:numId w:val="3"/>
        </w:numPr>
        <w:rPr>
          <w:del w:id="62" w:author="Microsoft Word" w:date="2023-11-12T23:39:00Z"/>
        </w:rPr>
      </w:pPr>
      <w:del w:id="63" w:author="Microsoft Word" w:date="2023-11-12T23:39:00Z">
        <w:r>
          <w:delText xml:space="preserve">run(n : </w:delText>
        </w:r>
        <w:r w:rsidR="002636BE">
          <w:delText>I</w:delText>
        </w:r>
        <w:r>
          <w:delText xml:space="preserve">nteger): operación que </w:delText>
        </w:r>
        <w:r w:rsidR="002636BE">
          <w:delText>ejecutará, con un for, una cierta ejecución de ticks que se le pase por parámetro.</w:delText>
        </w:r>
      </w:del>
    </w:p>
    <w:p w14:paraId="3B810439" w14:textId="77777777" w:rsidR="00F7340F" w:rsidRDefault="00F7340F" w:rsidP="00F7340F">
      <w:pPr>
        <w:pStyle w:val="Prrafodelista"/>
        <w:numPr>
          <w:ilvl w:val="0"/>
          <w:numId w:val="3"/>
        </w:numPr>
        <w:rPr>
          <w:del w:id="64" w:author="Microsoft Word" w:date="2023-11-12T23:39:00Z"/>
        </w:rPr>
      </w:pPr>
      <w:del w:id="65" w:author="Microsoft Word" w:date="2023-11-12T23:39:00Z">
        <w:r>
          <w:delText>ActiveObject: clase abstracta de la clase Clock.</w:delText>
        </w:r>
      </w:del>
    </w:p>
    <w:p w14:paraId="5F8BC151" w14:textId="77777777" w:rsidR="00F7340F" w:rsidRDefault="00F7340F" w:rsidP="00F7340F">
      <w:pPr>
        <w:pStyle w:val="Prrafodelista"/>
        <w:numPr>
          <w:ilvl w:val="0"/>
          <w:numId w:val="3"/>
        </w:numPr>
        <w:rPr>
          <w:del w:id="66" w:author="Microsoft Word" w:date="2023-11-12T23:39:00Z"/>
        </w:rPr>
      </w:pPr>
      <w:del w:id="67" w:author="Microsoft Word" w:date="2023-11-12T23:39:00Z">
        <w:r>
          <w:delText>Estación: clase que representa las estaciones, esta tendrá un único atributo que además será derivado y nos indicará cuando una estación es el final de una linea.</w:delText>
        </w:r>
      </w:del>
    </w:p>
    <w:p w14:paraId="0F842CA0" w14:textId="77777777" w:rsidR="00F7340F" w:rsidRDefault="002636BE" w:rsidP="00F7340F">
      <w:pPr>
        <w:pStyle w:val="Prrafodelista"/>
        <w:numPr>
          <w:ilvl w:val="0"/>
          <w:numId w:val="3"/>
        </w:numPr>
        <w:rPr>
          <w:del w:id="68" w:author="Microsoft Word" w:date="2023-11-12T23:39:00Z"/>
        </w:rPr>
      </w:pPr>
      <w:del w:id="69" w:author="Microsoft Word" w:date="2023-11-12T23:39:00Z">
        <w:r>
          <w:delText>Vía</w:delText>
        </w:r>
        <w:r w:rsidR="00F7340F">
          <w:delText xml:space="preserve">: clase que representa las </w:delText>
        </w:r>
        <w:r>
          <w:delText>vías. É</w:delText>
        </w:r>
        <w:r w:rsidR="00F7340F">
          <w:delText xml:space="preserve">sta tendrá </w:delText>
        </w:r>
        <w:r>
          <w:delText>también</w:delText>
        </w:r>
        <w:r w:rsidR="00F7340F">
          <w:delText xml:space="preserve"> un único atributo derivado que nos dirá cuando la </w:delText>
        </w:r>
        <w:r>
          <w:delText>vía</w:delText>
        </w:r>
        <w:r w:rsidR="00F7340F">
          <w:delText xml:space="preserve"> est</w:delText>
        </w:r>
        <w:r>
          <w:delText>é</w:delText>
        </w:r>
        <w:r w:rsidR="00F7340F">
          <w:delText xml:space="preserve"> ocupada y cuando no.</w:delText>
        </w:r>
      </w:del>
    </w:p>
    <w:p w14:paraId="5CB0B4B0" w14:textId="77777777" w:rsidR="00F7340F" w:rsidRDefault="00F7340F" w:rsidP="00F7340F">
      <w:pPr>
        <w:pStyle w:val="Prrafodelista"/>
        <w:numPr>
          <w:ilvl w:val="0"/>
          <w:numId w:val="3"/>
        </w:numPr>
        <w:rPr>
          <w:del w:id="70" w:author="Microsoft Word" w:date="2023-11-12T23:39:00Z"/>
        </w:rPr>
      </w:pPr>
      <w:del w:id="71" w:author="Microsoft Word" w:date="2023-11-12T23:39:00Z">
        <w:r>
          <w:delText xml:space="preserve">Segmento: clase que representa el segmento que hay entre dos estaciones, esta estará compuesta por dos </w:delText>
        </w:r>
        <w:r w:rsidR="002636BE">
          <w:delText>vías</w:delText>
        </w:r>
        <w:r>
          <w:delText>.</w:delText>
        </w:r>
      </w:del>
    </w:p>
    <w:p w14:paraId="0210B77B" w14:textId="77777777" w:rsidR="00F7340F" w:rsidRDefault="002636BE" w:rsidP="00F7340F">
      <w:pPr>
        <w:pStyle w:val="Prrafodelista"/>
        <w:numPr>
          <w:ilvl w:val="0"/>
          <w:numId w:val="3"/>
        </w:numPr>
        <w:rPr>
          <w:del w:id="72" w:author="Microsoft Word" w:date="2023-11-12T23:39:00Z"/>
        </w:rPr>
      </w:pPr>
      <w:del w:id="73" w:author="Microsoft Word" w:date="2023-11-12T23:39:00Z">
        <w:r>
          <w:delText>Línea</w:delText>
        </w:r>
        <w:r w:rsidR="00F7340F">
          <w:delText xml:space="preserve">: clase que modela la </w:delText>
        </w:r>
        <w:r>
          <w:delText>línea</w:delText>
        </w:r>
        <w:r w:rsidR="00F7340F">
          <w:delText xml:space="preserve"> de tren.</w:delText>
        </w:r>
      </w:del>
    </w:p>
    <w:p w14:paraId="565BA09B" w14:textId="77777777" w:rsidR="00F7340F" w:rsidRDefault="00F7340F" w:rsidP="00F7340F">
      <w:pPr>
        <w:rPr>
          <w:del w:id="74" w:author="Microsoft Word" w:date="2023-11-12T23:39:00Z"/>
        </w:rPr>
      </w:pPr>
    </w:p>
    <w:p w14:paraId="142D399F" w14:textId="77777777" w:rsidR="00F7340F" w:rsidRDefault="00F7340F" w:rsidP="00F7340F">
      <w:pPr>
        <w:rPr>
          <w:del w:id="75" w:author="Microsoft Word" w:date="2023-11-12T23:39:00Z"/>
        </w:rPr>
      </w:pPr>
      <w:del w:id="76" w:author="Microsoft Word" w:date="2023-11-12T23:39:00Z">
        <w:r>
          <w:delText>Relaciones:</w:delText>
        </w:r>
      </w:del>
    </w:p>
    <w:p w14:paraId="2608550A" w14:textId="77777777" w:rsidR="00F7340F" w:rsidRDefault="00F7340F" w:rsidP="00F7340F">
      <w:pPr>
        <w:rPr>
          <w:del w:id="77" w:author="Microsoft Word" w:date="2023-11-12T23:39:00Z"/>
        </w:rPr>
      </w:pPr>
      <w:del w:id="78" w:author="Microsoft Word" w:date="2023-11-12T23:39:00Z">
        <w:r>
          <w:tab/>
          <w:delText>Ahora vamos a exponer nuestras relaciones y explicar que representan y sus multiplicidades.</w:delText>
        </w:r>
      </w:del>
    </w:p>
    <w:p w14:paraId="28B33707" w14:textId="77777777" w:rsidR="00F7340F" w:rsidRDefault="00F7340F" w:rsidP="00F7340F">
      <w:pPr>
        <w:pStyle w:val="Prrafodelista"/>
        <w:numPr>
          <w:ilvl w:val="0"/>
          <w:numId w:val="4"/>
        </w:numPr>
        <w:rPr>
          <w:del w:id="79" w:author="Microsoft Word" w:date="2023-11-12T23:39:00Z"/>
        </w:rPr>
      </w:pPr>
      <w:del w:id="80" w:author="Microsoft Word" w:date="2023-11-12T23:39:00Z">
        <w:r>
          <w:delText>Time: es una relación que relaciona una clase abstracta con la clase. Un reloj puede tener varios objetos activos. Y varios objetos activos pueden pertenecer a un solo reloj.</w:delText>
        </w:r>
      </w:del>
    </w:p>
    <w:p w14:paraId="7E52CB93" w14:textId="77777777" w:rsidR="00F7340F" w:rsidRDefault="00F7340F" w:rsidP="00F7340F">
      <w:pPr>
        <w:pStyle w:val="Prrafodelista"/>
        <w:numPr>
          <w:ilvl w:val="0"/>
          <w:numId w:val="4"/>
        </w:numPr>
        <w:rPr>
          <w:del w:id="81" w:author="Microsoft Word" w:date="2023-11-12T23:39:00Z"/>
        </w:rPr>
      </w:pPr>
      <w:del w:id="82" w:author="Microsoft Word" w:date="2023-11-12T23:39:00Z">
        <w:r>
          <w:delText>Tren-ActiveObject: esta relación de herencia solo nos indica que el tren es un objeto activo y por tanto un usuario del tiempo.</w:delText>
        </w:r>
      </w:del>
    </w:p>
    <w:p w14:paraId="4958C3E8" w14:textId="77777777" w:rsidR="00F7340F" w:rsidRDefault="00F7340F" w:rsidP="00F7340F">
      <w:pPr>
        <w:pStyle w:val="Prrafodelista"/>
        <w:numPr>
          <w:ilvl w:val="0"/>
          <w:numId w:val="4"/>
        </w:numPr>
        <w:rPr>
          <w:del w:id="83" w:author="Microsoft Word" w:date="2023-11-12T23:39:00Z"/>
        </w:rPr>
      </w:pPr>
      <w:del w:id="84" w:author="Microsoft Word" w:date="2023-11-12T23:39:00Z">
        <w:r>
          <w:delText>trenEstacion: esta relación representa cuando un tren est</w:delText>
        </w:r>
        <w:r w:rsidR="002636BE">
          <w:delText>á</w:delText>
        </w:r>
        <w:r>
          <w:delText xml:space="preserve"> en una estación. A medida que el tren vaya </w:delText>
        </w:r>
        <w:r w:rsidR="002636BE">
          <w:delText>moviéndose</w:delText>
        </w:r>
        <w:r>
          <w:delText xml:space="preserve"> ira creando y borrando estas relaciones con </w:delText>
        </w:r>
        <w:r w:rsidR="002636BE">
          <w:delText>determinadas</w:delText>
        </w:r>
        <w:r>
          <w:delText xml:space="preserve"> instancias. Según nos indica el enunciado puede haber un número indefinido de trenes en una estación, pero un tren solo puede pertenecer en cada instante a una sola estación.</w:delText>
        </w:r>
      </w:del>
    </w:p>
    <w:p w14:paraId="6D607EB5" w14:textId="77777777" w:rsidR="00F7340F" w:rsidRDefault="00F7340F" w:rsidP="00F7340F">
      <w:pPr>
        <w:pStyle w:val="Prrafodelista"/>
        <w:numPr>
          <w:ilvl w:val="0"/>
          <w:numId w:val="4"/>
        </w:numPr>
        <w:rPr>
          <w:del w:id="85" w:author="Microsoft Word" w:date="2023-11-12T23:39:00Z"/>
        </w:rPr>
      </w:pPr>
      <w:del w:id="86" w:author="Microsoft Word" w:date="2023-11-12T23:39:00Z">
        <w:r>
          <w:delText>Via-Estacion: en este caso hay dos relaciones entre estas dos clases.</w:delText>
        </w:r>
      </w:del>
    </w:p>
    <w:p w14:paraId="29E9E762" w14:textId="77777777" w:rsidR="00F7340F" w:rsidRDefault="00F7340F" w:rsidP="00F7340F">
      <w:pPr>
        <w:pStyle w:val="Prrafodelista"/>
        <w:numPr>
          <w:ilvl w:val="1"/>
          <w:numId w:val="4"/>
        </w:numPr>
        <w:rPr>
          <w:del w:id="87" w:author="Microsoft Word" w:date="2023-11-12T23:39:00Z"/>
        </w:rPr>
      </w:pPr>
      <w:del w:id="88" w:author="Microsoft Word" w:date="2023-11-12T23:39:00Z">
        <w:r>
          <w:delText xml:space="preserve">estacionViaIda: en este caso esta relación nos indica el sentido que tiene la </w:delText>
        </w:r>
        <w:r w:rsidR="002636BE">
          <w:delText>vía</w:delText>
        </w:r>
        <w:r>
          <w:delText xml:space="preserve"> para esa estación, ya que entre dos estaciones habrá dos </w:delText>
        </w:r>
        <w:r w:rsidR="002636BE">
          <w:delText>vías</w:delText>
        </w:r>
        <w:r>
          <w:delText>, una para cada sentido.</w:delText>
        </w:r>
      </w:del>
    </w:p>
    <w:p w14:paraId="0D5E575F" w14:textId="77777777" w:rsidR="00F7340F" w:rsidRDefault="00F7340F" w:rsidP="00F7340F">
      <w:pPr>
        <w:pStyle w:val="Prrafodelista"/>
        <w:numPr>
          <w:ilvl w:val="1"/>
          <w:numId w:val="4"/>
        </w:numPr>
        <w:rPr>
          <w:del w:id="89" w:author="Microsoft Word" w:date="2023-11-12T23:39:00Z"/>
        </w:rPr>
      </w:pPr>
      <w:del w:id="90" w:author="Microsoft Word" w:date="2023-11-12T23:39:00Z">
        <w:r>
          <w:delText xml:space="preserve">estacionViaVuelta: de nuevo, esta relación nos indica el sentido que tiene dicha </w:delText>
        </w:r>
        <w:r w:rsidR="002636BE">
          <w:delText>vía</w:delText>
        </w:r>
        <w:r>
          <w:delText xml:space="preserve"> para dicha estación.</w:delText>
        </w:r>
      </w:del>
    </w:p>
    <w:p w14:paraId="774A96E6" w14:textId="77777777" w:rsidR="00F7340F" w:rsidRDefault="00F7340F" w:rsidP="00F7340F">
      <w:pPr>
        <w:pStyle w:val="Prrafodelista"/>
        <w:rPr>
          <w:del w:id="91" w:author="Microsoft Word" w:date="2023-11-12T23:39:00Z"/>
        </w:rPr>
      </w:pPr>
      <w:del w:id="92" w:author="Microsoft Word" w:date="2023-11-12T23:39:00Z">
        <w:r>
          <w:delText xml:space="preserve">Como una estación puede ser un nodo entre varias </w:delText>
        </w:r>
        <w:r w:rsidR="002636BE">
          <w:delText>líneas</w:delText>
        </w:r>
        <w:r>
          <w:delText xml:space="preserve"> y </w:delText>
        </w:r>
        <w:r w:rsidR="002636BE">
          <w:delText>vías</w:delText>
        </w:r>
        <w:r>
          <w:delText xml:space="preserve"> podemos decir que una estación puede tener de una a muchas </w:delText>
        </w:r>
        <w:r w:rsidR="002636BE">
          <w:delText>vías</w:delText>
        </w:r>
        <w:r>
          <w:delText xml:space="preserve"> de cada sentido. Pero solo una </w:delText>
        </w:r>
        <w:r w:rsidR="002636BE">
          <w:delText>vía</w:delText>
        </w:r>
        <w:r>
          <w:delText xml:space="preserve"> puede pertenecer a una estación.</w:delText>
        </w:r>
      </w:del>
    </w:p>
    <w:p w14:paraId="038BE906" w14:textId="77777777" w:rsidR="00F7340F" w:rsidRDefault="00F7340F" w:rsidP="00F7340F">
      <w:pPr>
        <w:pStyle w:val="Prrafodelista"/>
        <w:numPr>
          <w:ilvl w:val="0"/>
          <w:numId w:val="4"/>
        </w:numPr>
        <w:rPr>
          <w:del w:id="93" w:author="Microsoft Word" w:date="2023-11-12T23:39:00Z"/>
        </w:rPr>
      </w:pPr>
      <w:del w:id="94" w:author="Microsoft Word" w:date="2023-11-12T23:39:00Z">
        <w:r>
          <w:delText xml:space="preserve">trenVia: esta relación es utilizada para indicarnos cuando un tren </w:delText>
        </w:r>
        <w:r w:rsidR="002636BE">
          <w:delText>está</w:delText>
        </w:r>
        <w:r>
          <w:delText xml:space="preserve"> en una </w:delText>
        </w:r>
        <w:r w:rsidR="002636BE">
          <w:delText>vía</w:delText>
        </w:r>
        <w:r>
          <w:delText xml:space="preserve">. Un tren puede estar o no en una </w:delText>
        </w:r>
        <w:r w:rsidR="002636BE">
          <w:delText>vía</w:delText>
        </w:r>
        <w:r>
          <w:delText xml:space="preserve">. Y una </w:delText>
        </w:r>
        <w:r w:rsidR="002636BE">
          <w:delText>vía</w:delText>
        </w:r>
        <w:r>
          <w:delText xml:space="preserve"> puede tener o no un tren.</w:delText>
        </w:r>
      </w:del>
    </w:p>
    <w:p w14:paraId="29773B36" w14:textId="77777777" w:rsidR="00F7340F" w:rsidRDefault="00F7340F" w:rsidP="00F7340F">
      <w:pPr>
        <w:pStyle w:val="Prrafodelista"/>
        <w:numPr>
          <w:ilvl w:val="0"/>
          <w:numId w:val="4"/>
        </w:numPr>
        <w:rPr>
          <w:del w:id="95" w:author="Microsoft Word" w:date="2023-11-12T23:39:00Z"/>
        </w:rPr>
      </w:pPr>
      <w:del w:id="96" w:author="Microsoft Word" w:date="2023-11-12T23:39:00Z">
        <w:r>
          <w:delText>viasDelSegmento: como ya hemos dicho antes un segmento es aquello que une dos estaciones entre sí, dicho segmento se compone de dos y solo dos vías.</w:delText>
        </w:r>
      </w:del>
    </w:p>
    <w:p w14:paraId="5E274AA7" w14:textId="77777777" w:rsidR="00F7340F" w:rsidRDefault="00F7340F" w:rsidP="00F7340F">
      <w:pPr>
        <w:pStyle w:val="Prrafodelista"/>
        <w:numPr>
          <w:ilvl w:val="0"/>
          <w:numId w:val="4"/>
        </w:numPr>
        <w:rPr>
          <w:del w:id="97" w:author="Microsoft Word" w:date="2023-11-12T23:39:00Z"/>
        </w:rPr>
      </w:pPr>
      <w:del w:id="98" w:author="Microsoft Word" w:date="2023-11-12T23:39:00Z">
        <w:r>
          <w:delText xml:space="preserve">segmentoPerteneceALinea: esta relación es utilizada para saber que segmentos tiene una </w:delText>
        </w:r>
        <w:r w:rsidR="002636BE">
          <w:delText>línea</w:delText>
        </w:r>
        <w:r>
          <w:delText xml:space="preserve">. Cada </w:delText>
        </w:r>
        <w:r w:rsidR="002636BE">
          <w:delText>línea</w:delText>
        </w:r>
        <w:r>
          <w:delText xml:space="preserve"> puede tener uno o varios segmentos y viceversa, un mismo segmento puede pertenecer a una sola </w:delText>
        </w:r>
        <w:r w:rsidR="002636BE">
          <w:delText>línea</w:delText>
        </w:r>
        <w:r>
          <w:delText xml:space="preserve"> o a varias.</w:delText>
        </w:r>
      </w:del>
    </w:p>
    <w:p w14:paraId="2467BFD0" w14:textId="77777777" w:rsidR="00F7340F" w:rsidRDefault="00F7340F" w:rsidP="00F7340F">
      <w:pPr>
        <w:pStyle w:val="Prrafodelista"/>
        <w:numPr>
          <w:ilvl w:val="0"/>
          <w:numId w:val="4"/>
        </w:numPr>
        <w:rPr>
          <w:del w:id="99" w:author="Microsoft Word" w:date="2023-11-12T23:39:00Z"/>
        </w:rPr>
      </w:pPr>
      <w:del w:id="100" w:author="Microsoft Word" w:date="2023-11-12T23:39:00Z">
        <w:r>
          <w:delText xml:space="preserve">trenLinea: con esta relación sabemos a </w:delText>
        </w:r>
        <w:r w:rsidR="002636BE">
          <w:delText>qué</w:delText>
        </w:r>
        <w:r>
          <w:delText xml:space="preserve"> </w:delText>
        </w:r>
        <w:r w:rsidR="002636BE">
          <w:delText>línea</w:delText>
        </w:r>
        <w:r>
          <w:delText xml:space="preserve"> pertenece cada tren. Un tren puede pertenecer o no a una sola </w:delText>
        </w:r>
        <w:r w:rsidR="002636BE">
          <w:delText>línea</w:delText>
        </w:r>
        <w:r>
          <w:delText xml:space="preserve">, es decir, un tren no puede pertenecer a más </w:delText>
        </w:r>
        <w:r w:rsidR="002636BE">
          <w:delText>vías</w:delText>
        </w:r>
        <w:r>
          <w:delText xml:space="preserve">. Y una </w:delText>
        </w:r>
        <w:r w:rsidR="002636BE">
          <w:delText>línea</w:delText>
        </w:r>
        <w:r>
          <w:delText xml:space="preserve"> puede disponer de varios trenes.</w:delText>
        </w:r>
      </w:del>
    </w:p>
    <w:p w14:paraId="3B364B8E" w14:textId="77777777" w:rsidR="00F7340F" w:rsidRDefault="00F7340F" w:rsidP="00F7340F">
      <w:pPr>
        <w:rPr>
          <w:del w:id="101" w:author="Microsoft Word" w:date="2023-11-12T23:39:00Z"/>
        </w:rPr>
      </w:pPr>
    </w:p>
    <w:p w14:paraId="2CFD5AE2" w14:textId="77777777" w:rsidR="00F7340F" w:rsidRDefault="00F7340F" w:rsidP="00F7340F">
      <w:pPr>
        <w:rPr>
          <w:del w:id="102" w:author="Microsoft Word" w:date="2023-11-12T23:39:00Z"/>
        </w:rPr>
      </w:pPr>
      <w:del w:id="103" w:author="Microsoft Word" w:date="2023-11-12T23:39:00Z">
        <w:r>
          <w:br w:type="page"/>
        </w:r>
      </w:del>
    </w:p>
    <w:p w14:paraId="0E9450D8" w14:textId="77777777" w:rsidR="00F7340F" w:rsidRDefault="00F7340F" w:rsidP="00F7340F">
      <w:pPr>
        <w:rPr>
          <w:del w:id="104" w:author="Microsoft Word" w:date="2023-11-12T23:39:00Z"/>
        </w:rPr>
      </w:pPr>
      <w:del w:id="105" w:author="Microsoft Word" w:date="2023-11-12T23:39:00Z">
        <w:r>
          <w:delText>Por último, tenemos ciertas observaciones que debemos tener en cuenta.</w:delText>
        </w:r>
      </w:del>
    </w:p>
    <w:p w14:paraId="4415BA9E" w14:textId="2437633A" w:rsidR="00C60B78" w:rsidRDefault="001836F6" w:rsidP="00C60B78">
      <w:pPr>
        <w:rPr>
          <w:ins w:id="106" w:author="Microsoft Word" w:date="2023-11-12T23:39:00Z"/>
        </w:rPr>
      </w:pPr>
      <w:ins w:id="107" w:author="Microsoft Word" w:date="2023-11-12T23:39:00Z">
        <w:r>
          <w:t xml:space="preserve">Joder </w:t>
        </w:r>
        <w:r w:rsidR="00C60B78">
          <w:t>Un tren empezará siempre en una estación, creándose una relación entre estación y tren, a continuación, si puede moverse a la dirección que quiere y no tiene que esperarse, debido a que la vía este ocupada, empezará su camino tardando dos minutos en llegar. Una vez allí esperará un minuto a que se suban/bajen pasajeros. En el caso de que el tren lleve una dirección y la estación sea el final de la línea, este cambiará su dirección y dará la vuelta. Por otro lado, los trenes pueden averiarse, se pondrá out of order y se le sacará de la vía para que no la ocupe y puedan pasar los demás trenes. Además, cuando queramos también podemos repararlos y podrán volver a moverse.</w:t>
        </w:r>
      </w:ins>
    </w:p>
    <w:p w14:paraId="05EAB1C1" w14:textId="77777777" w:rsidR="00C60B78" w:rsidRDefault="00C60B78" w:rsidP="00C60B78">
      <w:pPr>
        <w:rPr>
          <w:ins w:id="108" w:author="Microsoft Word" w:date="2023-11-12T23:39:00Z"/>
        </w:rPr>
      </w:pPr>
    </w:p>
    <w:p w14:paraId="215DBC8E" w14:textId="1B6BD54D" w:rsidR="00C60B78" w:rsidRDefault="00C60B78" w:rsidP="00C60B78">
      <w:pPr>
        <w:rPr>
          <w:ins w:id="109" w:author="Microsoft Word" w:date="2023-11-12T23:39:00Z"/>
        </w:rPr>
      </w:pPr>
      <w:ins w:id="110" w:author="Microsoft Word" w:date="2023-11-12T23:39:00Z">
        <w:r>
          <w:t>Aquí mostramos algunos puntos importantes a tener en cuenta del diagrama que podrían facilitar su comprensión:</w:t>
        </w:r>
      </w:ins>
    </w:p>
    <w:p w14:paraId="00754FF4" w14:textId="62D0A63B" w:rsidR="00C60B78" w:rsidRPr="00C60B78" w:rsidRDefault="00C60B78" w:rsidP="00F7340F">
      <w:pPr>
        <w:numPr>
          <w:ilvl w:val="0"/>
          <w:numId w:val="5"/>
        </w:numPr>
        <w:pPrChange w:id="111" w:author="Microsoft Word" w:date="2023-11-12T23:39:00Z">
          <w:pPr>
            <w:numPr>
              <w:numId w:val="2"/>
            </w:numPr>
            <w:tabs>
              <w:tab w:val="num" w:pos="720"/>
            </w:tabs>
            <w:ind w:left="720" w:hanging="360"/>
          </w:pPr>
        </w:pPrChange>
      </w:pPr>
      <w:r w:rsidRPr="00C60B78">
        <w:t>Explicar que las líneas son independientes de los trenes, por lo que no tiene sentido hacer composiciones entre líneas y trenes. De hecho, podemos tener 0 trenes en una línea en algunos casos, y los trenes pueden cambiar de línea, aunque en su funcionamiento siempre siguen una.</w:t>
      </w:r>
    </w:p>
    <w:p w14:paraId="2F8903A1" w14:textId="77777777" w:rsidR="00C60B78" w:rsidRPr="00C60B78" w:rsidRDefault="00C60B78" w:rsidP="00F7340F">
      <w:pPr>
        <w:numPr>
          <w:ilvl w:val="0"/>
          <w:numId w:val="5"/>
        </w:numPr>
        <w:pPrChange w:id="112" w:author="Microsoft Word" w:date="2023-11-12T23:39:00Z">
          <w:pPr>
            <w:numPr>
              <w:numId w:val="2"/>
            </w:numPr>
            <w:tabs>
              <w:tab w:val="num" w:pos="720"/>
            </w:tabs>
            <w:ind w:left="720" w:hanging="360"/>
          </w:pPr>
        </w:pPrChange>
      </w:pPr>
      <w:r w:rsidRPr="00C60B78">
        <w:t>Líneas y segmento son agregación porque un segmento puede pertenecer a varias líneas</w:t>
      </w:r>
    </w:p>
    <w:p w14:paraId="365D15FA" w14:textId="16605D50" w:rsidR="00C60B78" w:rsidRPr="00C60B78" w:rsidRDefault="00C60B78" w:rsidP="00F7340F">
      <w:pPr>
        <w:numPr>
          <w:ilvl w:val="0"/>
          <w:numId w:val="5"/>
        </w:numPr>
        <w:pPrChange w:id="113" w:author="Microsoft Word" w:date="2023-11-12T23:39:00Z">
          <w:pPr>
            <w:numPr>
              <w:numId w:val="2"/>
            </w:numPr>
            <w:tabs>
              <w:tab w:val="num" w:pos="720"/>
            </w:tabs>
            <w:ind w:left="720" w:hanging="360"/>
          </w:pPr>
        </w:pPrChange>
      </w:pPr>
      <w:r w:rsidRPr="00C60B78">
        <w:t xml:space="preserve">Una estación se conecta a otra mediante </w:t>
      </w:r>
      <w:del w:id="114" w:author="Microsoft Word" w:date="2023-11-12T23:39:00Z">
        <w:r w:rsidR="002636BE" w:rsidRPr="004108F8">
          <w:delText xml:space="preserve">unas </w:delText>
        </w:r>
      </w:del>
      <w:r w:rsidRPr="00C60B78">
        <w:t>dos vías, las cuales forman un segmento. De esta forma, como no hay estaciones aisladas, una estación siempre tiene dos vías y un segmento. Siempre habrá un número par de vías en una estación.</w:t>
      </w:r>
    </w:p>
    <w:p w14:paraId="2C20D8AC" w14:textId="12B078A6" w:rsidR="00C60B78" w:rsidRPr="00C60B78" w:rsidRDefault="00C60B78" w:rsidP="00F7340F">
      <w:pPr>
        <w:numPr>
          <w:ilvl w:val="0"/>
          <w:numId w:val="5"/>
        </w:numPr>
        <w:pPrChange w:id="115" w:author="Microsoft Word" w:date="2023-11-12T23:39:00Z">
          <w:pPr>
            <w:numPr>
              <w:numId w:val="2"/>
            </w:numPr>
            <w:tabs>
              <w:tab w:val="num" w:pos="720"/>
            </w:tabs>
            <w:ind w:left="720" w:hanging="360"/>
          </w:pPr>
        </w:pPrChange>
      </w:pPr>
      <w:r w:rsidRPr="00C60B78">
        <w:t>No tiene sentido una línea sin segmento ni un segmento que no pertenezca a una línea.</w:t>
      </w:r>
    </w:p>
    <w:p w14:paraId="03250D2A" w14:textId="77777777" w:rsidR="00C60B78" w:rsidRPr="00C60B78" w:rsidRDefault="00C60B78" w:rsidP="00F7340F">
      <w:pPr>
        <w:numPr>
          <w:ilvl w:val="0"/>
          <w:numId w:val="5"/>
        </w:numPr>
        <w:pPrChange w:id="116" w:author="Microsoft Word" w:date="2023-11-12T23:39:00Z">
          <w:pPr>
            <w:numPr>
              <w:numId w:val="2"/>
            </w:numPr>
            <w:tabs>
              <w:tab w:val="num" w:pos="720"/>
            </w:tabs>
            <w:ind w:left="720" w:hanging="360"/>
          </w:pPr>
        </w:pPrChange>
      </w:pPr>
      <w:r w:rsidRPr="00C60B78">
        <w:t>Un segmento puede pertenecer a más de una línea, y una línea está formada por segmentos.</w:t>
      </w:r>
    </w:p>
    <w:p w14:paraId="3F76AD18" w14:textId="77777777" w:rsidR="00C60B78" w:rsidRPr="00C60B78" w:rsidRDefault="00C60B78" w:rsidP="00F7340F">
      <w:pPr>
        <w:numPr>
          <w:ilvl w:val="0"/>
          <w:numId w:val="5"/>
        </w:numPr>
        <w:pPrChange w:id="117" w:author="Microsoft Word" w:date="2023-11-12T23:39:00Z">
          <w:pPr>
            <w:numPr>
              <w:numId w:val="2"/>
            </w:numPr>
            <w:tabs>
              <w:tab w:val="num" w:pos="720"/>
            </w:tabs>
            <w:ind w:left="720" w:hanging="360"/>
          </w:pPr>
        </w:pPrChange>
      </w:pPr>
      <w:r w:rsidRPr="00C60B78">
        <w:t>En un momento dado un tren está en una estación o en una vía.</w:t>
      </w:r>
    </w:p>
    <w:p w14:paraId="46DB4B56" w14:textId="09E89471" w:rsidR="00C60B78" w:rsidRPr="00C60B78" w:rsidRDefault="00C60B78" w:rsidP="00F7340F">
      <w:pPr>
        <w:numPr>
          <w:ilvl w:val="0"/>
          <w:numId w:val="5"/>
        </w:numPr>
        <w:pPrChange w:id="118" w:author="Microsoft Word" w:date="2023-11-12T23:39:00Z">
          <w:pPr>
            <w:numPr>
              <w:numId w:val="2"/>
            </w:numPr>
            <w:tabs>
              <w:tab w:val="num" w:pos="720"/>
            </w:tabs>
            <w:ind w:left="720" w:hanging="360"/>
          </w:pPr>
        </w:pPrChange>
      </w:pPr>
      <w:r w:rsidRPr="00C60B78">
        <w:t>Debido a las multiplicidades, dos trenes no van a estar en la misma vía</w:t>
      </w:r>
      <w:del w:id="119" w:author="Microsoft Word" w:date="2023-11-12T23:39:00Z">
        <w:r w:rsidR="00F7340F">
          <w:delText>.</w:delText>
        </w:r>
      </w:del>
    </w:p>
    <w:p w14:paraId="1D273975" w14:textId="65E5F603" w:rsidR="00C60B78" w:rsidRDefault="00C60B78" w:rsidP="00C60B78"/>
    <w:p w14:paraId="3A936661" w14:textId="77777777" w:rsidR="00F7340F" w:rsidRDefault="00F7340F">
      <w:pPr>
        <w:rPr>
          <w:del w:id="120" w:author="Microsoft Word" w:date="2023-11-12T23:39:00Z"/>
        </w:rPr>
      </w:pPr>
    </w:p>
    <w:p w14:paraId="43CB5AF9" w14:textId="77777777" w:rsidR="003409CB" w:rsidRDefault="003409CB">
      <w:pPr>
        <w:rPr>
          <w:del w:id="121" w:author="Microsoft Word" w:date="2023-11-12T23:39:00Z"/>
        </w:rPr>
      </w:pPr>
      <w:del w:id="122" w:author="Microsoft Word" w:date="2023-11-12T23:39:00Z">
        <w:r>
          <w:delText>Ahora continuaremos con el diagrama de objetos que utilizaremos para realizar ejecuciones en nuestra práctica.</w:delText>
        </w:r>
      </w:del>
    </w:p>
    <w:p w14:paraId="6B6DE416" w14:textId="77777777" w:rsidR="00E329F7" w:rsidRDefault="00357607">
      <w:pPr>
        <w:rPr>
          <w:del w:id="123" w:author="Microsoft Word" w:date="2023-11-12T23:39:00Z"/>
        </w:rPr>
      </w:pPr>
      <w:del w:id="124" w:author="Microsoft Word" w:date="2023-11-12T23:39:00Z">
        <w:r w:rsidRPr="00357607">
          <w:rPr>
            <w:noProof/>
          </w:rPr>
          <w:drawing>
            <wp:inline distT="0" distB="0" distL="0" distR="0" wp14:anchorId="32EBD27C" wp14:editId="1BF6A542">
              <wp:extent cx="5400040" cy="2710815"/>
              <wp:effectExtent l="0" t="0" r="0" b="0"/>
              <wp:docPr id="15225634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3451" name="Imagen 1" descr="Diagrama&#10;&#10;Descripción generada automáticamente"/>
                      <pic:cNvPicPr/>
                    </pic:nvPicPr>
                    <pic:blipFill>
                      <a:blip r:embed="rId8"/>
                      <a:stretch>
                        <a:fillRect/>
                      </a:stretch>
                    </pic:blipFill>
                    <pic:spPr>
                      <a:xfrm>
                        <a:off x="0" y="0"/>
                        <a:ext cx="5400040" cy="2710815"/>
                      </a:xfrm>
                      <a:prstGeom prst="rect">
                        <a:avLst/>
                      </a:prstGeom>
                    </pic:spPr>
                  </pic:pic>
                </a:graphicData>
              </a:graphic>
            </wp:inline>
          </w:drawing>
        </w:r>
      </w:del>
    </w:p>
    <w:p w14:paraId="71D413D4" w14:textId="77777777" w:rsidR="00357607" w:rsidRDefault="00357607">
      <w:pPr>
        <w:rPr>
          <w:del w:id="125" w:author="Microsoft Word" w:date="2023-11-12T23:39:00Z"/>
        </w:rPr>
      </w:pPr>
      <w:del w:id="126" w:author="Microsoft Word" w:date="2023-11-12T23:39:00Z">
        <w:r>
          <w:delText>(Use)</w:delText>
        </w:r>
      </w:del>
    </w:p>
    <w:p w14:paraId="7009A552" w14:textId="77777777" w:rsidR="003409CB" w:rsidRDefault="00013576">
      <w:pPr>
        <w:rPr>
          <w:del w:id="127" w:author="Microsoft Word" w:date="2023-11-12T23:39:00Z"/>
        </w:rPr>
      </w:pPr>
      <w:del w:id="128" w:author="Microsoft Word" w:date="2023-11-12T23:39:00Z">
        <w:r>
          <w:rPr>
            <w:noProof/>
          </w:rPr>
          <w:drawing>
            <wp:inline distT="0" distB="0" distL="0" distR="0" wp14:anchorId="602E9005" wp14:editId="7557EEBF">
              <wp:extent cx="5400040" cy="2670175"/>
              <wp:effectExtent l="0" t="0" r="0" b="0"/>
              <wp:docPr id="18397198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19861" name="Imagen 1"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70175"/>
                      </a:xfrm>
                      <a:prstGeom prst="rect">
                        <a:avLst/>
                      </a:prstGeom>
                      <a:noFill/>
                      <a:ln>
                        <a:noFill/>
                      </a:ln>
                    </pic:spPr>
                  </pic:pic>
                </a:graphicData>
              </a:graphic>
            </wp:inline>
          </w:drawing>
        </w:r>
      </w:del>
    </w:p>
    <w:p w14:paraId="3D183DFD" w14:textId="77777777" w:rsidR="004108F8" w:rsidRDefault="00E329F7">
      <w:pPr>
        <w:rPr>
          <w:del w:id="129" w:author="Microsoft Word" w:date="2023-11-12T23:39:00Z"/>
        </w:rPr>
      </w:pPr>
      <w:del w:id="130" w:author="Microsoft Word" w:date="2023-11-12T23:39:00Z">
        <w:r>
          <w:delText>(Papyrus)</w:delText>
        </w:r>
      </w:del>
    </w:p>
    <w:p w14:paraId="660EEED8" w14:textId="77777777" w:rsidR="00357607" w:rsidRDefault="00A835E6">
      <w:pPr>
        <w:rPr>
          <w:del w:id="131" w:author="Microsoft Word" w:date="2023-11-12T23:39:00Z"/>
        </w:rPr>
      </w:pPr>
      <w:del w:id="132" w:author="Microsoft Word" w:date="2023-11-12T23:39:00Z">
        <w:r w:rsidRPr="00A835E6">
          <w:rPr>
            <w:noProof/>
          </w:rPr>
          <w:drawing>
            <wp:inline distT="0" distB="0" distL="0" distR="0" wp14:anchorId="496F1AE9" wp14:editId="46682A7F">
              <wp:extent cx="5400040" cy="2808605"/>
              <wp:effectExtent l="0" t="0" r="0" b="0"/>
              <wp:docPr id="783543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43019" name="Imagen 1" descr="Diagrama&#10;&#10;Descripción generada automáticamente"/>
                      <pic:cNvPicPr/>
                    </pic:nvPicPr>
                    <pic:blipFill>
                      <a:blip r:embed="rId10"/>
                      <a:stretch>
                        <a:fillRect/>
                      </a:stretch>
                    </pic:blipFill>
                    <pic:spPr>
                      <a:xfrm>
                        <a:off x="0" y="0"/>
                        <a:ext cx="5400040" cy="2808605"/>
                      </a:xfrm>
                      <a:prstGeom prst="rect">
                        <a:avLst/>
                      </a:prstGeom>
                    </pic:spPr>
                  </pic:pic>
                </a:graphicData>
              </a:graphic>
            </wp:inline>
          </w:drawing>
        </w:r>
      </w:del>
    </w:p>
    <w:p w14:paraId="65EDCFCC" w14:textId="77777777" w:rsidR="00A835E6" w:rsidRDefault="00A835E6">
      <w:pPr>
        <w:rPr>
          <w:del w:id="133" w:author="Microsoft Word" w:date="2023-11-12T23:39:00Z"/>
        </w:rPr>
      </w:pPr>
      <w:del w:id="134" w:author="Microsoft Word" w:date="2023-11-12T23:39:00Z">
        <w:r>
          <w:delText>(Visual paradigm)</w:delText>
        </w:r>
      </w:del>
    </w:p>
    <w:p w14:paraId="6F49C48F" w14:textId="77777777" w:rsidR="00A835E6" w:rsidRDefault="00A835E6">
      <w:pPr>
        <w:rPr>
          <w:del w:id="135" w:author="Microsoft Word" w:date="2023-11-12T23:39:00Z"/>
        </w:rPr>
      </w:pPr>
    </w:p>
    <w:p w14:paraId="7C06A106" w14:textId="77777777" w:rsidR="00B27F6F" w:rsidRDefault="00B27F6F">
      <w:pPr>
        <w:rPr>
          <w:del w:id="136" w:author="Microsoft Word" w:date="2023-11-12T23:39:00Z"/>
        </w:rPr>
      </w:pPr>
      <w:del w:id="137" w:author="Microsoft Word" w:date="2023-11-12T23:39:00Z">
        <w:r>
          <w:br w:type="page"/>
        </w:r>
      </w:del>
    </w:p>
    <w:p w14:paraId="255C65C8" w14:textId="77777777" w:rsidR="00424B08" w:rsidRDefault="00A835E6">
      <w:pPr>
        <w:rPr>
          <w:del w:id="138" w:author="Microsoft Word" w:date="2023-11-12T23:39:00Z"/>
        </w:rPr>
      </w:pPr>
      <w:del w:id="139" w:author="Microsoft Word" w:date="2023-11-12T23:39:00Z">
        <w:r>
          <w:delText xml:space="preserve">En esta práctica hemos tenido que </w:delText>
        </w:r>
        <w:r w:rsidR="00BC2651">
          <w:delText xml:space="preserve">realizar diferentes ejecuciones, tanto en el apartado </w:delText>
        </w:r>
        <w:r w:rsidR="00424B08">
          <w:delText xml:space="preserve">d, como </w:delText>
        </w:r>
        <w:r w:rsidR="002636BE">
          <w:delText>es</w:delText>
        </w:r>
        <w:r w:rsidR="00424B08">
          <w:delText>.</w:delText>
        </w:r>
        <w:r w:rsidR="00B27F6F">
          <w:delText xml:space="preserve"> Trabajaremos con esta instancia de inicio.</w:delText>
        </w:r>
      </w:del>
    </w:p>
    <w:p w14:paraId="64B97435" w14:textId="77777777" w:rsidR="00B27F6F" w:rsidRDefault="00B27F6F">
      <w:pPr>
        <w:rPr>
          <w:del w:id="140" w:author="Microsoft Word" w:date="2023-11-12T23:39:00Z"/>
        </w:rPr>
      </w:pPr>
      <w:del w:id="141" w:author="Microsoft Word" w:date="2023-11-12T23:39:00Z">
        <w:r w:rsidRPr="00B27F6F">
          <w:rPr>
            <w:noProof/>
          </w:rPr>
          <w:drawing>
            <wp:inline distT="0" distB="0" distL="0" distR="0" wp14:anchorId="2533196A" wp14:editId="3462B1BA">
              <wp:extent cx="5400040" cy="2531745"/>
              <wp:effectExtent l="0" t="0" r="0" b="1905"/>
              <wp:docPr id="18947736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3615" name="Imagen 1" descr="Diagrama&#10;&#10;Descripción generada automáticamente"/>
                      <pic:cNvPicPr/>
                    </pic:nvPicPr>
                    <pic:blipFill>
                      <a:blip r:embed="rId11"/>
                      <a:stretch>
                        <a:fillRect/>
                      </a:stretch>
                    </pic:blipFill>
                    <pic:spPr>
                      <a:xfrm>
                        <a:off x="0" y="0"/>
                        <a:ext cx="5400040" cy="2531745"/>
                      </a:xfrm>
                      <a:prstGeom prst="rect">
                        <a:avLst/>
                      </a:prstGeom>
                    </pic:spPr>
                  </pic:pic>
                </a:graphicData>
              </a:graphic>
            </wp:inline>
          </w:drawing>
        </w:r>
      </w:del>
    </w:p>
    <w:p w14:paraId="39AC0B31" w14:textId="77777777" w:rsidR="00B27F6F" w:rsidRDefault="00B27F6F">
      <w:pPr>
        <w:rPr>
          <w:del w:id="142" w:author="Microsoft Word" w:date="2023-11-12T23:39:00Z"/>
        </w:rPr>
      </w:pPr>
    </w:p>
    <w:p w14:paraId="18362CE5" w14:textId="77777777" w:rsidR="00B27F6F" w:rsidRDefault="00B27F6F">
      <w:pPr>
        <w:rPr>
          <w:del w:id="143" w:author="Microsoft Word" w:date="2023-11-12T23:39:00Z"/>
        </w:rPr>
      </w:pPr>
      <w:del w:id="144" w:author="Microsoft Word" w:date="2023-11-12T23:39:00Z">
        <w:r>
          <w:delText>Ahora proporcionaremos el .soil y su vista.</w:delText>
        </w:r>
      </w:del>
    </w:p>
    <w:p w14:paraId="71651BB7" w14:textId="77777777" w:rsidR="00B27F6F" w:rsidRDefault="00B27F6F" w:rsidP="00B27F6F">
      <w:pPr>
        <w:rPr>
          <w:del w:id="145" w:author="Microsoft Word" w:date="2023-11-12T23:39:00Z"/>
        </w:rPr>
      </w:pPr>
      <w:del w:id="146" w:author="Microsoft Word" w:date="2023-11-12T23:39:00Z">
        <w:r>
          <w:delText>Apartado d:</w:delText>
        </w:r>
      </w:del>
    </w:p>
    <w:p w14:paraId="4EE5231B" w14:textId="77777777" w:rsidR="00B27F6F" w:rsidRDefault="005563B7" w:rsidP="00B27F6F">
      <w:pPr>
        <w:rPr>
          <w:del w:id="147" w:author="Microsoft Word" w:date="2023-11-12T23:39:00Z"/>
        </w:rPr>
      </w:pPr>
      <w:del w:id="148" w:author="Microsoft Word" w:date="2023-11-12T23:39:00Z">
        <w:r w:rsidRPr="005563B7">
          <w:rPr>
            <w:noProof/>
          </w:rPr>
          <w:drawing>
            <wp:inline distT="0" distB="0" distL="0" distR="0" wp14:anchorId="49490B94" wp14:editId="124E12E5">
              <wp:extent cx="5400040" cy="2494280"/>
              <wp:effectExtent l="0" t="0" r="0" b="1270"/>
              <wp:docPr id="11891674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67458" name="Imagen 1" descr="Diagrama&#10;&#10;Descripción generada automáticamente"/>
                      <pic:cNvPicPr/>
                    </pic:nvPicPr>
                    <pic:blipFill>
                      <a:blip r:embed="rId12"/>
                      <a:stretch>
                        <a:fillRect/>
                      </a:stretch>
                    </pic:blipFill>
                    <pic:spPr>
                      <a:xfrm>
                        <a:off x="0" y="0"/>
                        <a:ext cx="5400040" cy="2494280"/>
                      </a:xfrm>
                      <a:prstGeom prst="rect">
                        <a:avLst/>
                      </a:prstGeom>
                    </pic:spPr>
                  </pic:pic>
                </a:graphicData>
              </a:graphic>
            </wp:inline>
          </w:drawing>
        </w:r>
      </w:del>
    </w:p>
    <w:p w14:paraId="4780A4BD" w14:textId="77777777" w:rsidR="005563B7" w:rsidRDefault="005563B7" w:rsidP="00B27F6F">
      <w:pPr>
        <w:rPr>
          <w:del w:id="149" w:author="Microsoft Word" w:date="2023-11-12T23:39:00Z"/>
        </w:rPr>
      </w:pPr>
      <w:del w:id="150" w:author="Microsoft Word" w:date="2023-11-12T23:39:00Z">
        <w:r>
          <w:delText xml:space="preserve">Su .soil es: </w:delText>
        </w:r>
      </w:del>
    </w:p>
    <w:p w14:paraId="2D3CD003" w14:textId="77777777" w:rsidR="001C138C" w:rsidRPr="001C138C" w:rsidRDefault="001C138C" w:rsidP="001C138C">
      <w:pPr>
        <w:shd w:val="clear" w:color="auto" w:fill="011627"/>
        <w:spacing w:after="0" w:line="285" w:lineRule="atLeast"/>
        <w:rPr>
          <w:del w:id="151" w:author="Microsoft Word" w:date="2023-11-12T23:39:00Z"/>
          <w:rFonts w:ascii="Consolas" w:eastAsia="Times New Roman" w:hAnsi="Consolas" w:cs="Times New Roman"/>
          <w:color w:val="A7DBF7"/>
          <w:kern w:val="0"/>
          <w:sz w:val="21"/>
          <w:szCs w:val="21"/>
          <w14:ligatures w14:val="none"/>
        </w:rPr>
      </w:pPr>
      <w:del w:id="152"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Estacion</w:delText>
        </w:r>
      </w:del>
    </w:p>
    <w:p w14:paraId="1104C568" w14:textId="77777777" w:rsidR="001C138C" w:rsidRPr="001C138C" w:rsidRDefault="001C138C" w:rsidP="001C138C">
      <w:pPr>
        <w:shd w:val="clear" w:color="auto" w:fill="011627"/>
        <w:spacing w:after="0" w:line="285" w:lineRule="atLeast"/>
        <w:rPr>
          <w:del w:id="153" w:author="Microsoft Word" w:date="2023-11-12T23:39:00Z"/>
          <w:rFonts w:ascii="Consolas" w:eastAsia="Times New Roman" w:hAnsi="Consolas" w:cs="Times New Roman"/>
          <w:color w:val="A7DBF7"/>
          <w:kern w:val="0"/>
          <w:sz w:val="21"/>
          <w:szCs w:val="21"/>
          <w14:ligatures w14:val="none"/>
        </w:rPr>
      </w:pPr>
      <w:del w:id="154"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Estacion</w:delText>
        </w:r>
      </w:del>
    </w:p>
    <w:p w14:paraId="7F15D0BD" w14:textId="77777777" w:rsidR="001C138C" w:rsidRPr="001C138C" w:rsidRDefault="001C138C" w:rsidP="001C138C">
      <w:pPr>
        <w:shd w:val="clear" w:color="auto" w:fill="011627"/>
        <w:spacing w:after="0" w:line="285" w:lineRule="atLeast"/>
        <w:rPr>
          <w:del w:id="155" w:author="Microsoft Word" w:date="2023-11-12T23:39:00Z"/>
          <w:rFonts w:ascii="Consolas" w:eastAsia="Times New Roman" w:hAnsi="Consolas" w:cs="Times New Roman"/>
          <w:color w:val="A7DBF7"/>
          <w:kern w:val="0"/>
          <w:sz w:val="21"/>
          <w:szCs w:val="21"/>
          <w14:ligatures w14:val="none"/>
        </w:rPr>
      </w:pPr>
      <w:del w:id="156"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Estacion</w:delText>
        </w:r>
      </w:del>
    </w:p>
    <w:p w14:paraId="02F5D814" w14:textId="77777777" w:rsidR="001C138C" w:rsidRPr="001C138C" w:rsidRDefault="001C138C" w:rsidP="001C138C">
      <w:pPr>
        <w:shd w:val="clear" w:color="auto" w:fill="011627"/>
        <w:spacing w:after="0" w:line="285" w:lineRule="atLeast"/>
        <w:rPr>
          <w:del w:id="157" w:author="Microsoft Word" w:date="2023-11-12T23:39:00Z"/>
          <w:rFonts w:ascii="Consolas" w:eastAsia="Times New Roman" w:hAnsi="Consolas" w:cs="Times New Roman"/>
          <w:color w:val="A7DBF7"/>
          <w:kern w:val="0"/>
          <w:sz w:val="21"/>
          <w:szCs w:val="21"/>
          <w14:ligatures w14:val="none"/>
        </w:rPr>
      </w:pPr>
      <w:del w:id="158"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Estacion</w:delText>
        </w:r>
      </w:del>
    </w:p>
    <w:p w14:paraId="2C6F1CA8" w14:textId="77777777" w:rsidR="001C138C" w:rsidRPr="001C138C" w:rsidRDefault="001C138C" w:rsidP="001C138C">
      <w:pPr>
        <w:shd w:val="clear" w:color="auto" w:fill="011627"/>
        <w:spacing w:after="0" w:line="285" w:lineRule="atLeast"/>
        <w:rPr>
          <w:del w:id="159" w:author="Microsoft Word" w:date="2023-11-12T23:39:00Z"/>
          <w:rFonts w:ascii="Consolas" w:eastAsia="Times New Roman" w:hAnsi="Consolas" w:cs="Times New Roman"/>
          <w:color w:val="A7DBF7"/>
          <w:kern w:val="0"/>
          <w:sz w:val="21"/>
          <w:szCs w:val="21"/>
          <w14:ligatures w14:val="none"/>
        </w:rPr>
      </w:pPr>
      <w:del w:id="160"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Estacion</w:delText>
        </w:r>
      </w:del>
    </w:p>
    <w:p w14:paraId="3DAB2503" w14:textId="77777777" w:rsidR="001C138C" w:rsidRPr="001C138C" w:rsidRDefault="001C138C" w:rsidP="001C138C">
      <w:pPr>
        <w:shd w:val="clear" w:color="auto" w:fill="011627"/>
        <w:spacing w:after="0" w:line="285" w:lineRule="atLeast"/>
        <w:rPr>
          <w:del w:id="161" w:author="Microsoft Word" w:date="2023-11-12T23:39:00Z"/>
          <w:rFonts w:ascii="Consolas" w:eastAsia="Times New Roman" w:hAnsi="Consolas" w:cs="Times New Roman"/>
          <w:color w:val="A7DBF7"/>
          <w:kern w:val="0"/>
          <w:sz w:val="21"/>
          <w:szCs w:val="21"/>
          <w14:ligatures w14:val="none"/>
        </w:rPr>
      </w:pPr>
      <w:del w:id="162"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Estacion</w:delText>
        </w:r>
      </w:del>
    </w:p>
    <w:p w14:paraId="69B7B59C" w14:textId="77777777" w:rsidR="001C138C" w:rsidRPr="001C138C" w:rsidRDefault="001C138C" w:rsidP="001C138C">
      <w:pPr>
        <w:shd w:val="clear" w:color="auto" w:fill="011627"/>
        <w:spacing w:after="0" w:line="285" w:lineRule="atLeast"/>
        <w:rPr>
          <w:del w:id="163" w:author="Microsoft Word" w:date="2023-11-12T23:39:00Z"/>
          <w:rFonts w:ascii="Consolas" w:eastAsia="Times New Roman" w:hAnsi="Consolas" w:cs="Times New Roman"/>
          <w:color w:val="A7DBF7"/>
          <w:kern w:val="0"/>
          <w:sz w:val="21"/>
          <w:szCs w:val="21"/>
          <w14:ligatures w14:val="none"/>
        </w:rPr>
      </w:pPr>
      <w:del w:id="164"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Estacion</w:delText>
        </w:r>
      </w:del>
    </w:p>
    <w:p w14:paraId="47BF137D" w14:textId="77777777" w:rsidR="001C138C" w:rsidRPr="001C138C" w:rsidRDefault="001C138C" w:rsidP="001C138C">
      <w:pPr>
        <w:shd w:val="clear" w:color="auto" w:fill="011627"/>
        <w:spacing w:after="0" w:line="285" w:lineRule="atLeast"/>
        <w:rPr>
          <w:del w:id="165" w:author="Microsoft Word" w:date="2023-11-12T23:39:00Z"/>
          <w:rFonts w:ascii="Consolas" w:eastAsia="Times New Roman" w:hAnsi="Consolas" w:cs="Times New Roman"/>
          <w:color w:val="A7DBF7"/>
          <w:kern w:val="0"/>
          <w:sz w:val="21"/>
          <w:szCs w:val="21"/>
          <w14:ligatures w14:val="none"/>
        </w:rPr>
      </w:pPr>
      <w:del w:id="166"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085B78E2" w14:textId="77777777" w:rsidR="001C138C" w:rsidRPr="001C138C" w:rsidRDefault="001C138C" w:rsidP="001C138C">
      <w:pPr>
        <w:shd w:val="clear" w:color="auto" w:fill="011627"/>
        <w:spacing w:after="0" w:line="285" w:lineRule="atLeast"/>
        <w:rPr>
          <w:del w:id="167" w:author="Microsoft Word" w:date="2023-11-12T23:39:00Z"/>
          <w:rFonts w:ascii="Consolas" w:eastAsia="Times New Roman" w:hAnsi="Consolas" w:cs="Times New Roman"/>
          <w:color w:val="A7DBF7"/>
          <w:kern w:val="0"/>
          <w:sz w:val="21"/>
          <w:szCs w:val="21"/>
          <w14:ligatures w14:val="none"/>
        </w:rPr>
      </w:pPr>
      <w:del w:id="168"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38391ABE" w14:textId="77777777" w:rsidR="001C138C" w:rsidRPr="001C138C" w:rsidRDefault="001C138C" w:rsidP="001C138C">
      <w:pPr>
        <w:shd w:val="clear" w:color="auto" w:fill="011627"/>
        <w:spacing w:after="0" w:line="285" w:lineRule="atLeast"/>
        <w:rPr>
          <w:del w:id="169" w:author="Microsoft Word" w:date="2023-11-12T23:39:00Z"/>
          <w:rFonts w:ascii="Consolas" w:eastAsia="Times New Roman" w:hAnsi="Consolas" w:cs="Times New Roman"/>
          <w:color w:val="A7DBF7"/>
          <w:kern w:val="0"/>
          <w:sz w:val="21"/>
          <w:szCs w:val="21"/>
          <w14:ligatures w14:val="none"/>
        </w:rPr>
      </w:pPr>
      <w:del w:id="17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(Estacion1,Via1) into estacionViaIda</w:delText>
        </w:r>
      </w:del>
    </w:p>
    <w:p w14:paraId="01C3BE0C" w14:textId="77777777" w:rsidR="001C138C" w:rsidRPr="001C138C" w:rsidRDefault="001C138C" w:rsidP="001C138C">
      <w:pPr>
        <w:shd w:val="clear" w:color="auto" w:fill="011627"/>
        <w:spacing w:after="0" w:line="285" w:lineRule="atLeast"/>
        <w:rPr>
          <w:del w:id="171" w:author="Microsoft Word" w:date="2023-11-12T23:39:00Z"/>
          <w:rFonts w:ascii="Consolas" w:eastAsia="Times New Roman" w:hAnsi="Consolas" w:cs="Times New Roman"/>
          <w:color w:val="A7DBF7"/>
          <w:kern w:val="0"/>
          <w:sz w:val="21"/>
          <w:szCs w:val="21"/>
          <w14:ligatures w14:val="none"/>
        </w:rPr>
      </w:pPr>
      <w:del w:id="17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(Estacion2,Via1) into estacionViaIda</w:delText>
        </w:r>
      </w:del>
    </w:p>
    <w:p w14:paraId="4D5E8FBA" w14:textId="77777777" w:rsidR="001C138C" w:rsidRPr="001C138C" w:rsidRDefault="001C138C" w:rsidP="001C138C">
      <w:pPr>
        <w:shd w:val="clear" w:color="auto" w:fill="011627"/>
        <w:spacing w:after="0" w:line="285" w:lineRule="atLeast"/>
        <w:rPr>
          <w:del w:id="173" w:author="Microsoft Word" w:date="2023-11-12T23:39:00Z"/>
          <w:rFonts w:ascii="Consolas" w:eastAsia="Times New Roman" w:hAnsi="Consolas" w:cs="Times New Roman"/>
          <w:color w:val="A7DBF7"/>
          <w:kern w:val="0"/>
          <w:sz w:val="21"/>
          <w:szCs w:val="21"/>
          <w14:ligatures w14:val="none"/>
        </w:rPr>
      </w:pPr>
      <w:del w:id="17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(Estacion1,Via2) into estacionViaVuelta</w:delText>
        </w:r>
      </w:del>
    </w:p>
    <w:p w14:paraId="3FBCA358" w14:textId="77777777" w:rsidR="001C138C" w:rsidRPr="001C138C" w:rsidRDefault="001C138C" w:rsidP="001C138C">
      <w:pPr>
        <w:shd w:val="clear" w:color="auto" w:fill="011627"/>
        <w:spacing w:after="0" w:line="285" w:lineRule="atLeast"/>
        <w:rPr>
          <w:del w:id="175" w:author="Microsoft Word" w:date="2023-11-12T23:39:00Z"/>
          <w:rFonts w:ascii="Consolas" w:eastAsia="Times New Roman" w:hAnsi="Consolas" w:cs="Times New Roman"/>
          <w:color w:val="A7DBF7"/>
          <w:kern w:val="0"/>
          <w:sz w:val="21"/>
          <w:szCs w:val="21"/>
          <w14:ligatures w14:val="none"/>
        </w:rPr>
      </w:pPr>
      <w:del w:id="17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(Estacion2,Via2) into estacionViaVuelta</w:delText>
        </w:r>
      </w:del>
    </w:p>
    <w:p w14:paraId="42D35078" w14:textId="77777777" w:rsidR="001C138C" w:rsidRPr="001C138C" w:rsidRDefault="001C138C" w:rsidP="001C138C">
      <w:pPr>
        <w:shd w:val="clear" w:color="auto" w:fill="011627"/>
        <w:spacing w:after="0" w:line="285" w:lineRule="atLeast"/>
        <w:rPr>
          <w:del w:id="177" w:author="Microsoft Word" w:date="2023-11-12T23:39:00Z"/>
          <w:rFonts w:ascii="Consolas" w:eastAsia="Times New Roman" w:hAnsi="Consolas" w:cs="Times New Roman"/>
          <w:color w:val="A7DBF7"/>
          <w:kern w:val="0"/>
          <w:sz w:val="21"/>
          <w:szCs w:val="21"/>
          <w14:ligatures w14:val="none"/>
        </w:rPr>
      </w:pPr>
      <w:del w:id="178"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3FC2DBD8" w14:textId="77777777" w:rsidR="001C138C" w:rsidRPr="001C138C" w:rsidRDefault="001C138C" w:rsidP="001C138C">
      <w:pPr>
        <w:shd w:val="clear" w:color="auto" w:fill="011627"/>
        <w:spacing w:after="0" w:line="285" w:lineRule="atLeast"/>
        <w:rPr>
          <w:del w:id="179" w:author="Microsoft Word" w:date="2023-11-12T23:39:00Z"/>
          <w:rFonts w:ascii="Consolas" w:eastAsia="Times New Roman" w:hAnsi="Consolas" w:cs="Times New Roman"/>
          <w:color w:val="A7DBF7"/>
          <w:kern w:val="0"/>
          <w:sz w:val="21"/>
          <w:szCs w:val="21"/>
          <w14:ligatures w14:val="none"/>
        </w:rPr>
      </w:pPr>
      <w:del w:id="180"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3178B58D" w14:textId="77777777" w:rsidR="001C138C" w:rsidRPr="001C138C" w:rsidRDefault="001C138C" w:rsidP="001C138C">
      <w:pPr>
        <w:shd w:val="clear" w:color="auto" w:fill="011627"/>
        <w:spacing w:after="0" w:line="285" w:lineRule="atLeast"/>
        <w:rPr>
          <w:del w:id="181" w:author="Microsoft Word" w:date="2023-11-12T23:39:00Z"/>
          <w:rFonts w:ascii="Consolas" w:eastAsia="Times New Roman" w:hAnsi="Consolas" w:cs="Times New Roman"/>
          <w:color w:val="A7DBF7"/>
          <w:kern w:val="0"/>
          <w:sz w:val="21"/>
          <w:szCs w:val="21"/>
          <w14:ligatures w14:val="none"/>
        </w:rPr>
      </w:pPr>
      <w:del w:id="18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(Estacion2,Via3) into estacionViaIda</w:delText>
        </w:r>
      </w:del>
    </w:p>
    <w:p w14:paraId="7ED9B205" w14:textId="77777777" w:rsidR="001C138C" w:rsidRPr="001C138C" w:rsidRDefault="001C138C" w:rsidP="001C138C">
      <w:pPr>
        <w:shd w:val="clear" w:color="auto" w:fill="011627"/>
        <w:spacing w:after="0" w:line="285" w:lineRule="atLeast"/>
        <w:rPr>
          <w:del w:id="183" w:author="Microsoft Word" w:date="2023-11-12T23:39:00Z"/>
          <w:rFonts w:ascii="Consolas" w:eastAsia="Times New Roman" w:hAnsi="Consolas" w:cs="Times New Roman"/>
          <w:color w:val="A7DBF7"/>
          <w:kern w:val="0"/>
          <w:sz w:val="21"/>
          <w:szCs w:val="21"/>
          <w14:ligatures w14:val="none"/>
        </w:rPr>
      </w:pPr>
      <w:del w:id="18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(Estacion6,Via3) into estacionViaIda</w:delText>
        </w:r>
      </w:del>
    </w:p>
    <w:p w14:paraId="008F54D1" w14:textId="77777777" w:rsidR="001C138C" w:rsidRPr="001C138C" w:rsidRDefault="001C138C" w:rsidP="001C138C">
      <w:pPr>
        <w:shd w:val="clear" w:color="auto" w:fill="011627"/>
        <w:spacing w:after="0" w:line="285" w:lineRule="atLeast"/>
        <w:rPr>
          <w:del w:id="185" w:author="Microsoft Word" w:date="2023-11-12T23:39:00Z"/>
          <w:rFonts w:ascii="Consolas" w:eastAsia="Times New Roman" w:hAnsi="Consolas" w:cs="Times New Roman"/>
          <w:color w:val="A7DBF7"/>
          <w:kern w:val="0"/>
          <w:sz w:val="21"/>
          <w:szCs w:val="21"/>
          <w14:ligatures w14:val="none"/>
        </w:rPr>
      </w:pPr>
      <w:del w:id="18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(Estacion2,Via4) into estacionViaVuelta</w:delText>
        </w:r>
      </w:del>
    </w:p>
    <w:p w14:paraId="15B59817" w14:textId="77777777" w:rsidR="001C138C" w:rsidRPr="001C138C" w:rsidRDefault="001C138C" w:rsidP="001C138C">
      <w:pPr>
        <w:shd w:val="clear" w:color="auto" w:fill="011627"/>
        <w:spacing w:after="0" w:line="285" w:lineRule="atLeast"/>
        <w:rPr>
          <w:del w:id="187" w:author="Microsoft Word" w:date="2023-11-12T23:39:00Z"/>
          <w:rFonts w:ascii="Consolas" w:eastAsia="Times New Roman" w:hAnsi="Consolas" w:cs="Times New Roman"/>
          <w:color w:val="A7DBF7"/>
          <w:kern w:val="0"/>
          <w:sz w:val="21"/>
          <w:szCs w:val="21"/>
          <w14:ligatures w14:val="none"/>
        </w:rPr>
      </w:pPr>
      <w:del w:id="18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(Estacion6,Via4) into estacionViaVuelta</w:delText>
        </w:r>
      </w:del>
    </w:p>
    <w:p w14:paraId="72986CBE" w14:textId="77777777" w:rsidR="001C138C" w:rsidRPr="001C138C" w:rsidRDefault="001C138C" w:rsidP="001C138C">
      <w:pPr>
        <w:shd w:val="clear" w:color="auto" w:fill="011627"/>
        <w:spacing w:after="0" w:line="285" w:lineRule="atLeast"/>
        <w:rPr>
          <w:del w:id="189" w:author="Microsoft Word" w:date="2023-11-12T23:39:00Z"/>
          <w:rFonts w:ascii="Consolas" w:eastAsia="Times New Roman" w:hAnsi="Consolas" w:cs="Times New Roman"/>
          <w:color w:val="A7DBF7"/>
          <w:kern w:val="0"/>
          <w:sz w:val="21"/>
          <w:szCs w:val="21"/>
          <w14:ligatures w14:val="none"/>
        </w:rPr>
      </w:pPr>
      <w:del w:id="190"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5C9097D1" w14:textId="77777777" w:rsidR="001C138C" w:rsidRPr="001C138C" w:rsidRDefault="001C138C" w:rsidP="001C138C">
      <w:pPr>
        <w:shd w:val="clear" w:color="auto" w:fill="011627"/>
        <w:spacing w:after="0" w:line="285" w:lineRule="atLeast"/>
        <w:rPr>
          <w:del w:id="191" w:author="Microsoft Word" w:date="2023-11-12T23:39:00Z"/>
          <w:rFonts w:ascii="Consolas" w:eastAsia="Times New Roman" w:hAnsi="Consolas" w:cs="Times New Roman"/>
          <w:color w:val="A7DBF7"/>
          <w:kern w:val="0"/>
          <w:sz w:val="21"/>
          <w:szCs w:val="21"/>
          <w14:ligatures w14:val="none"/>
        </w:rPr>
      </w:pPr>
      <w:del w:id="192"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321D069E" w14:textId="77777777" w:rsidR="001C138C" w:rsidRPr="001C138C" w:rsidRDefault="001C138C" w:rsidP="001C138C">
      <w:pPr>
        <w:shd w:val="clear" w:color="auto" w:fill="011627"/>
        <w:spacing w:after="0" w:line="285" w:lineRule="atLeast"/>
        <w:rPr>
          <w:del w:id="193" w:author="Microsoft Word" w:date="2023-11-12T23:39:00Z"/>
          <w:rFonts w:ascii="Consolas" w:eastAsia="Times New Roman" w:hAnsi="Consolas" w:cs="Times New Roman"/>
          <w:color w:val="A7DBF7"/>
          <w:kern w:val="0"/>
          <w:sz w:val="21"/>
          <w:szCs w:val="21"/>
          <w14:ligatures w14:val="none"/>
        </w:rPr>
      </w:pPr>
      <w:del w:id="19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(Estacion6,Via5) into estacionViaIda</w:delText>
        </w:r>
      </w:del>
    </w:p>
    <w:p w14:paraId="1E939F23" w14:textId="77777777" w:rsidR="001C138C" w:rsidRPr="001C138C" w:rsidRDefault="001C138C" w:rsidP="001C138C">
      <w:pPr>
        <w:shd w:val="clear" w:color="auto" w:fill="011627"/>
        <w:spacing w:after="0" w:line="285" w:lineRule="atLeast"/>
        <w:rPr>
          <w:del w:id="195" w:author="Microsoft Word" w:date="2023-11-12T23:39:00Z"/>
          <w:rFonts w:ascii="Consolas" w:eastAsia="Times New Roman" w:hAnsi="Consolas" w:cs="Times New Roman"/>
          <w:color w:val="A7DBF7"/>
          <w:kern w:val="0"/>
          <w:sz w:val="21"/>
          <w:szCs w:val="21"/>
          <w14:ligatures w14:val="none"/>
        </w:rPr>
      </w:pPr>
      <w:del w:id="19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(Estacion7,Via5) into estacionViaIda</w:delText>
        </w:r>
      </w:del>
    </w:p>
    <w:p w14:paraId="204CBCFC" w14:textId="77777777" w:rsidR="001C138C" w:rsidRPr="001C138C" w:rsidRDefault="001C138C" w:rsidP="001C138C">
      <w:pPr>
        <w:shd w:val="clear" w:color="auto" w:fill="011627"/>
        <w:spacing w:after="0" w:line="285" w:lineRule="atLeast"/>
        <w:rPr>
          <w:del w:id="197" w:author="Microsoft Word" w:date="2023-11-12T23:39:00Z"/>
          <w:rFonts w:ascii="Consolas" w:eastAsia="Times New Roman" w:hAnsi="Consolas" w:cs="Times New Roman"/>
          <w:color w:val="A7DBF7"/>
          <w:kern w:val="0"/>
          <w:sz w:val="21"/>
          <w:szCs w:val="21"/>
          <w14:ligatures w14:val="none"/>
        </w:rPr>
      </w:pPr>
      <w:del w:id="19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(Estacion6,Via6) into estacionViaIda</w:delText>
        </w:r>
      </w:del>
    </w:p>
    <w:p w14:paraId="3AFADD06" w14:textId="77777777" w:rsidR="001C138C" w:rsidRPr="001C138C" w:rsidRDefault="001C138C" w:rsidP="001C138C">
      <w:pPr>
        <w:shd w:val="clear" w:color="auto" w:fill="011627"/>
        <w:spacing w:after="0" w:line="285" w:lineRule="atLeast"/>
        <w:rPr>
          <w:del w:id="199" w:author="Microsoft Word" w:date="2023-11-12T23:39:00Z"/>
          <w:rFonts w:ascii="Consolas" w:eastAsia="Times New Roman" w:hAnsi="Consolas" w:cs="Times New Roman"/>
          <w:color w:val="A7DBF7"/>
          <w:kern w:val="0"/>
          <w:sz w:val="21"/>
          <w:szCs w:val="21"/>
          <w14:ligatures w14:val="none"/>
        </w:rPr>
      </w:pPr>
      <w:del w:id="20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(Estacion7,Via6) into estacionViaVuelta</w:delText>
        </w:r>
      </w:del>
    </w:p>
    <w:p w14:paraId="44FE01FA" w14:textId="77777777" w:rsidR="001C138C" w:rsidRPr="001C138C" w:rsidRDefault="001C138C" w:rsidP="001C138C">
      <w:pPr>
        <w:shd w:val="clear" w:color="auto" w:fill="011627"/>
        <w:spacing w:after="0" w:line="285" w:lineRule="atLeast"/>
        <w:rPr>
          <w:del w:id="201" w:author="Microsoft Word" w:date="2023-11-12T23:39:00Z"/>
          <w:rFonts w:ascii="Consolas" w:eastAsia="Times New Roman" w:hAnsi="Consolas" w:cs="Times New Roman"/>
          <w:color w:val="A7DBF7"/>
          <w:kern w:val="0"/>
          <w:sz w:val="21"/>
          <w:szCs w:val="21"/>
          <w14:ligatures w14:val="none"/>
        </w:rPr>
      </w:pPr>
      <w:del w:id="202"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5F9EA2A5" w14:textId="77777777" w:rsidR="001C138C" w:rsidRPr="001C138C" w:rsidRDefault="001C138C" w:rsidP="001C138C">
      <w:pPr>
        <w:shd w:val="clear" w:color="auto" w:fill="011627"/>
        <w:spacing w:after="0" w:line="285" w:lineRule="atLeast"/>
        <w:rPr>
          <w:del w:id="203" w:author="Microsoft Word" w:date="2023-11-12T23:39:00Z"/>
          <w:rFonts w:ascii="Consolas" w:eastAsia="Times New Roman" w:hAnsi="Consolas" w:cs="Times New Roman"/>
          <w:color w:val="A7DBF7"/>
          <w:kern w:val="0"/>
          <w:sz w:val="21"/>
          <w:szCs w:val="21"/>
          <w14:ligatures w14:val="none"/>
        </w:rPr>
      </w:pPr>
      <w:del w:id="204"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63D27113" w14:textId="77777777" w:rsidR="001C138C" w:rsidRPr="001C138C" w:rsidRDefault="001C138C" w:rsidP="001C138C">
      <w:pPr>
        <w:shd w:val="clear" w:color="auto" w:fill="011627"/>
        <w:spacing w:after="0" w:line="285" w:lineRule="atLeast"/>
        <w:rPr>
          <w:del w:id="205" w:author="Microsoft Word" w:date="2023-11-12T23:39:00Z"/>
          <w:rFonts w:ascii="Consolas" w:eastAsia="Times New Roman" w:hAnsi="Consolas" w:cs="Times New Roman"/>
          <w:color w:val="A7DBF7"/>
          <w:kern w:val="0"/>
          <w:sz w:val="21"/>
          <w:szCs w:val="21"/>
          <w14:ligatures w14:val="none"/>
        </w:rPr>
      </w:pPr>
      <w:del w:id="206"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1B48DDA4" w14:textId="77777777" w:rsidR="001C138C" w:rsidRPr="001C138C" w:rsidRDefault="001C138C" w:rsidP="001C138C">
      <w:pPr>
        <w:shd w:val="clear" w:color="auto" w:fill="011627"/>
        <w:spacing w:after="0" w:line="285" w:lineRule="atLeast"/>
        <w:rPr>
          <w:del w:id="207" w:author="Microsoft Word" w:date="2023-11-12T23:39:00Z"/>
          <w:rFonts w:ascii="Consolas" w:eastAsia="Times New Roman" w:hAnsi="Consolas" w:cs="Times New Roman"/>
          <w:color w:val="A7DBF7"/>
          <w:kern w:val="0"/>
          <w:sz w:val="21"/>
          <w:szCs w:val="21"/>
          <w14:ligatures w14:val="none"/>
        </w:rPr>
      </w:pPr>
      <w:del w:id="208"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556B9A18" w14:textId="77777777" w:rsidR="001C138C" w:rsidRPr="001C138C" w:rsidRDefault="001C138C" w:rsidP="001C138C">
      <w:pPr>
        <w:shd w:val="clear" w:color="auto" w:fill="011627"/>
        <w:spacing w:after="0" w:line="285" w:lineRule="atLeast"/>
        <w:rPr>
          <w:del w:id="209" w:author="Microsoft Word" w:date="2023-11-12T23:39:00Z"/>
          <w:rFonts w:ascii="Consolas" w:eastAsia="Times New Roman" w:hAnsi="Consolas" w:cs="Times New Roman"/>
          <w:color w:val="A7DBF7"/>
          <w:kern w:val="0"/>
          <w:sz w:val="21"/>
          <w:szCs w:val="21"/>
          <w14:ligatures w14:val="none"/>
        </w:rPr>
      </w:pPr>
      <w:del w:id="210"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1C03696E" w14:textId="77777777" w:rsidR="001C138C" w:rsidRPr="001C138C" w:rsidRDefault="001C138C" w:rsidP="001C138C">
      <w:pPr>
        <w:shd w:val="clear" w:color="auto" w:fill="011627"/>
        <w:spacing w:after="0" w:line="285" w:lineRule="atLeast"/>
        <w:rPr>
          <w:del w:id="211" w:author="Microsoft Word" w:date="2023-11-12T23:39:00Z"/>
          <w:rFonts w:ascii="Consolas" w:eastAsia="Times New Roman" w:hAnsi="Consolas" w:cs="Times New Roman"/>
          <w:color w:val="A7DBF7"/>
          <w:kern w:val="0"/>
          <w:sz w:val="21"/>
          <w:szCs w:val="21"/>
          <w14:ligatures w14:val="none"/>
        </w:rPr>
      </w:pPr>
      <w:del w:id="212"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49F06B37" w14:textId="77777777" w:rsidR="001C138C" w:rsidRPr="001C138C" w:rsidRDefault="001C138C" w:rsidP="001C138C">
      <w:pPr>
        <w:shd w:val="clear" w:color="auto" w:fill="011627"/>
        <w:spacing w:after="0" w:line="285" w:lineRule="atLeast"/>
        <w:rPr>
          <w:del w:id="213" w:author="Microsoft Word" w:date="2023-11-12T23:39:00Z"/>
          <w:rFonts w:ascii="Consolas" w:eastAsia="Times New Roman" w:hAnsi="Consolas" w:cs="Times New Roman"/>
          <w:color w:val="A7DBF7"/>
          <w:kern w:val="0"/>
          <w:sz w:val="21"/>
          <w:szCs w:val="21"/>
          <w14:ligatures w14:val="none"/>
        </w:rPr>
      </w:pPr>
      <w:del w:id="214"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274DF70C" w14:textId="77777777" w:rsidR="001C138C" w:rsidRPr="001C138C" w:rsidRDefault="001C138C" w:rsidP="001C138C">
      <w:pPr>
        <w:shd w:val="clear" w:color="auto" w:fill="011627"/>
        <w:spacing w:after="0" w:line="285" w:lineRule="atLeast"/>
        <w:rPr>
          <w:del w:id="215" w:author="Microsoft Word" w:date="2023-11-12T23:39:00Z"/>
          <w:rFonts w:ascii="Consolas" w:eastAsia="Times New Roman" w:hAnsi="Consolas" w:cs="Times New Roman"/>
          <w:color w:val="A7DBF7"/>
          <w:kern w:val="0"/>
          <w:sz w:val="21"/>
          <w:szCs w:val="21"/>
          <w14:ligatures w14:val="none"/>
        </w:rPr>
      </w:pPr>
      <w:del w:id="216"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750B4792" w14:textId="77777777" w:rsidR="001C138C" w:rsidRPr="001C138C" w:rsidRDefault="001C138C" w:rsidP="001C138C">
      <w:pPr>
        <w:shd w:val="clear" w:color="auto" w:fill="011627"/>
        <w:spacing w:after="0" w:line="285" w:lineRule="atLeast"/>
        <w:rPr>
          <w:del w:id="217" w:author="Microsoft Word" w:date="2023-11-12T23:39:00Z"/>
          <w:rFonts w:ascii="Consolas" w:eastAsia="Times New Roman" w:hAnsi="Consolas" w:cs="Times New Roman"/>
          <w:color w:val="A7DBF7"/>
          <w:kern w:val="0"/>
          <w:sz w:val="21"/>
          <w:szCs w:val="21"/>
          <w14:ligatures w14:val="none"/>
        </w:rPr>
      </w:pPr>
      <w:del w:id="218"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4CC59F6E" w14:textId="77777777" w:rsidR="001C138C" w:rsidRPr="001C138C" w:rsidRDefault="001C138C" w:rsidP="001C138C">
      <w:pPr>
        <w:shd w:val="clear" w:color="auto" w:fill="011627"/>
        <w:spacing w:after="0" w:line="285" w:lineRule="atLeast"/>
        <w:rPr>
          <w:del w:id="219" w:author="Microsoft Word" w:date="2023-11-12T23:39:00Z"/>
          <w:rFonts w:ascii="Consolas" w:eastAsia="Times New Roman" w:hAnsi="Consolas" w:cs="Times New Roman"/>
          <w:color w:val="A7DBF7"/>
          <w:kern w:val="0"/>
          <w:sz w:val="21"/>
          <w:szCs w:val="21"/>
          <w14:ligatures w14:val="none"/>
        </w:rPr>
      </w:pPr>
      <w:del w:id="220"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54820E4F" w14:textId="77777777" w:rsidR="001C138C" w:rsidRPr="001C138C" w:rsidRDefault="001C138C" w:rsidP="001C138C">
      <w:pPr>
        <w:shd w:val="clear" w:color="auto" w:fill="011627"/>
        <w:spacing w:after="0" w:line="285" w:lineRule="atLeast"/>
        <w:rPr>
          <w:del w:id="221" w:author="Microsoft Word" w:date="2023-11-12T23:39:00Z"/>
          <w:rFonts w:ascii="Consolas" w:eastAsia="Times New Roman" w:hAnsi="Consolas" w:cs="Times New Roman"/>
          <w:color w:val="A7DBF7"/>
          <w:kern w:val="0"/>
          <w:sz w:val="21"/>
          <w:szCs w:val="21"/>
          <w14:ligatures w14:val="none"/>
        </w:rPr>
      </w:pPr>
      <w:del w:id="22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(Estacion1,Via7) into estacionViaIda</w:delText>
        </w:r>
      </w:del>
    </w:p>
    <w:p w14:paraId="1C6BD441" w14:textId="77777777" w:rsidR="001C138C" w:rsidRPr="001C138C" w:rsidRDefault="001C138C" w:rsidP="001C138C">
      <w:pPr>
        <w:shd w:val="clear" w:color="auto" w:fill="011627"/>
        <w:spacing w:after="0" w:line="285" w:lineRule="atLeast"/>
        <w:rPr>
          <w:del w:id="223" w:author="Microsoft Word" w:date="2023-11-12T23:39:00Z"/>
          <w:rFonts w:ascii="Consolas" w:eastAsia="Times New Roman" w:hAnsi="Consolas" w:cs="Times New Roman"/>
          <w:color w:val="A7DBF7"/>
          <w:kern w:val="0"/>
          <w:sz w:val="21"/>
          <w:szCs w:val="21"/>
          <w14:ligatures w14:val="none"/>
        </w:rPr>
      </w:pPr>
      <w:del w:id="22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(Estacion4,Via7) into estacionViaIda</w:delText>
        </w:r>
      </w:del>
    </w:p>
    <w:p w14:paraId="6FBA7623" w14:textId="77777777" w:rsidR="001C138C" w:rsidRPr="001C138C" w:rsidRDefault="001C138C" w:rsidP="001C138C">
      <w:pPr>
        <w:shd w:val="clear" w:color="auto" w:fill="011627"/>
        <w:spacing w:after="0" w:line="285" w:lineRule="atLeast"/>
        <w:rPr>
          <w:del w:id="225" w:author="Microsoft Word" w:date="2023-11-12T23:39:00Z"/>
          <w:rFonts w:ascii="Consolas" w:eastAsia="Times New Roman" w:hAnsi="Consolas" w:cs="Times New Roman"/>
          <w:color w:val="A7DBF7"/>
          <w:kern w:val="0"/>
          <w:sz w:val="21"/>
          <w:szCs w:val="21"/>
          <w14:ligatures w14:val="none"/>
        </w:rPr>
      </w:pPr>
      <w:del w:id="22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(Estacion1,Via8) into estacionViaVuelta</w:delText>
        </w:r>
      </w:del>
    </w:p>
    <w:p w14:paraId="5F530337" w14:textId="77777777" w:rsidR="001C138C" w:rsidRPr="001C138C" w:rsidRDefault="001C138C" w:rsidP="001C138C">
      <w:pPr>
        <w:shd w:val="clear" w:color="auto" w:fill="011627"/>
        <w:spacing w:after="0" w:line="285" w:lineRule="atLeast"/>
        <w:rPr>
          <w:del w:id="227" w:author="Microsoft Word" w:date="2023-11-12T23:39:00Z"/>
          <w:rFonts w:ascii="Consolas" w:eastAsia="Times New Roman" w:hAnsi="Consolas" w:cs="Times New Roman"/>
          <w:color w:val="A7DBF7"/>
          <w:kern w:val="0"/>
          <w:sz w:val="21"/>
          <w:szCs w:val="21"/>
          <w14:ligatures w14:val="none"/>
        </w:rPr>
      </w:pPr>
      <w:del w:id="22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(Estacion4,Via8) into estacionViaVuelta</w:delText>
        </w:r>
      </w:del>
    </w:p>
    <w:p w14:paraId="0EAF4168" w14:textId="77777777" w:rsidR="001C138C" w:rsidRPr="001C138C" w:rsidRDefault="001C138C" w:rsidP="001C138C">
      <w:pPr>
        <w:shd w:val="clear" w:color="auto" w:fill="011627"/>
        <w:spacing w:after="0" w:line="285" w:lineRule="atLeast"/>
        <w:rPr>
          <w:del w:id="229" w:author="Microsoft Word" w:date="2023-11-12T23:39:00Z"/>
          <w:rFonts w:ascii="Consolas" w:eastAsia="Times New Roman" w:hAnsi="Consolas" w:cs="Times New Roman"/>
          <w:color w:val="A7DBF7"/>
          <w:kern w:val="0"/>
          <w:sz w:val="21"/>
          <w:szCs w:val="21"/>
          <w14:ligatures w14:val="none"/>
        </w:rPr>
      </w:pPr>
      <w:del w:id="23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(Estacion4,Via9) into estacionViaIda</w:delText>
        </w:r>
      </w:del>
    </w:p>
    <w:p w14:paraId="746CDFE3" w14:textId="77777777" w:rsidR="001C138C" w:rsidRPr="001C138C" w:rsidRDefault="001C138C" w:rsidP="001C138C">
      <w:pPr>
        <w:shd w:val="clear" w:color="auto" w:fill="011627"/>
        <w:spacing w:after="0" w:line="285" w:lineRule="atLeast"/>
        <w:rPr>
          <w:del w:id="231" w:author="Microsoft Word" w:date="2023-11-12T23:39:00Z"/>
          <w:rFonts w:ascii="Consolas" w:eastAsia="Times New Roman" w:hAnsi="Consolas" w:cs="Times New Roman"/>
          <w:color w:val="A7DBF7"/>
          <w:kern w:val="0"/>
          <w:sz w:val="21"/>
          <w:szCs w:val="21"/>
          <w14:ligatures w14:val="none"/>
        </w:rPr>
      </w:pPr>
      <w:del w:id="23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(Estacion4,Via10) into estacionViaVuelta</w:delText>
        </w:r>
      </w:del>
    </w:p>
    <w:p w14:paraId="0FD5EEA5" w14:textId="77777777" w:rsidR="001C138C" w:rsidRPr="001C138C" w:rsidRDefault="001C138C" w:rsidP="001C138C">
      <w:pPr>
        <w:shd w:val="clear" w:color="auto" w:fill="011627"/>
        <w:spacing w:after="0" w:line="285" w:lineRule="atLeast"/>
        <w:rPr>
          <w:del w:id="233" w:author="Microsoft Word" w:date="2023-11-12T23:39:00Z"/>
          <w:rFonts w:ascii="Consolas" w:eastAsia="Times New Roman" w:hAnsi="Consolas" w:cs="Times New Roman"/>
          <w:color w:val="A7DBF7"/>
          <w:kern w:val="0"/>
          <w:sz w:val="21"/>
          <w:szCs w:val="21"/>
          <w14:ligatures w14:val="none"/>
        </w:rPr>
      </w:pPr>
      <w:del w:id="23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(Estacion5,Via9) into estacionViaIda</w:delText>
        </w:r>
      </w:del>
    </w:p>
    <w:p w14:paraId="1D30E811" w14:textId="77777777" w:rsidR="001C138C" w:rsidRPr="001C138C" w:rsidRDefault="001C138C" w:rsidP="001C138C">
      <w:pPr>
        <w:shd w:val="clear" w:color="auto" w:fill="011627"/>
        <w:spacing w:after="0" w:line="285" w:lineRule="atLeast"/>
        <w:rPr>
          <w:del w:id="235" w:author="Microsoft Word" w:date="2023-11-12T23:39:00Z"/>
          <w:rFonts w:ascii="Consolas" w:eastAsia="Times New Roman" w:hAnsi="Consolas" w:cs="Times New Roman"/>
          <w:color w:val="A7DBF7"/>
          <w:kern w:val="0"/>
          <w:sz w:val="21"/>
          <w:szCs w:val="21"/>
          <w14:ligatures w14:val="none"/>
        </w:rPr>
      </w:pPr>
      <w:del w:id="23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(Estacion5,Via10) into estacionViaVuelta</w:delText>
        </w:r>
      </w:del>
    </w:p>
    <w:p w14:paraId="78438986" w14:textId="77777777" w:rsidR="001C138C" w:rsidRPr="001C138C" w:rsidRDefault="001C138C" w:rsidP="001C138C">
      <w:pPr>
        <w:shd w:val="clear" w:color="auto" w:fill="011627"/>
        <w:spacing w:after="0" w:line="285" w:lineRule="atLeast"/>
        <w:rPr>
          <w:del w:id="237" w:author="Microsoft Word" w:date="2023-11-12T23:39:00Z"/>
          <w:rFonts w:ascii="Consolas" w:eastAsia="Times New Roman" w:hAnsi="Consolas" w:cs="Times New Roman"/>
          <w:color w:val="A7DBF7"/>
          <w:kern w:val="0"/>
          <w:sz w:val="21"/>
          <w:szCs w:val="21"/>
          <w14:ligatures w14:val="none"/>
        </w:rPr>
      </w:pPr>
      <w:del w:id="23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(Estacion2,Via14) into estacionViaVuelta</w:delText>
        </w:r>
      </w:del>
    </w:p>
    <w:p w14:paraId="51FFC01B" w14:textId="77777777" w:rsidR="001C138C" w:rsidRPr="001C138C" w:rsidRDefault="001C138C" w:rsidP="001C138C">
      <w:pPr>
        <w:shd w:val="clear" w:color="auto" w:fill="011627"/>
        <w:spacing w:after="0" w:line="285" w:lineRule="atLeast"/>
        <w:rPr>
          <w:del w:id="239" w:author="Microsoft Word" w:date="2023-11-12T23:39:00Z"/>
          <w:rFonts w:ascii="Consolas" w:eastAsia="Times New Roman" w:hAnsi="Consolas" w:cs="Times New Roman"/>
          <w:color w:val="A7DBF7"/>
          <w:kern w:val="0"/>
          <w:sz w:val="21"/>
          <w:szCs w:val="21"/>
          <w14:ligatures w14:val="none"/>
        </w:rPr>
      </w:pPr>
      <w:del w:id="24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(Estacion2,Via13) into estacionViaIda</w:delText>
        </w:r>
      </w:del>
    </w:p>
    <w:p w14:paraId="5B79B156" w14:textId="77777777" w:rsidR="001C138C" w:rsidRPr="001C138C" w:rsidRDefault="001C138C" w:rsidP="001C138C">
      <w:pPr>
        <w:shd w:val="clear" w:color="auto" w:fill="011627"/>
        <w:spacing w:after="0" w:line="285" w:lineRule="atLeast"/>
        <w:rPr>
          <w:del w:id="241" w:author="Microsoft Word" w:date="2023-11-12T23:39:00Z"/>
          <w:rFonts w:ascii="Consolas" w:eastAsia="Times New Roman" w:hAnsi="Consolas" w:cs="Times New Roman"/>
          <w:color w:val="A7DBF7"/>
          <w:kern w:val="0"/>
          <w:sz w:val="21"/>
          <w:szCs w:val="21"/>
          <w14:ligatures w14:val="none"/>
        </w:rPr>
      </w:pPr>
      <w:del w:id="24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(Estacion4,Via13) into estacionViaIda</w:delText>
        </w:r>
      </w:del>
    </w:p>
    <w:p w14:paraId="66950ECD" w14:textId="77777777" w:rsidR="001C138C" w:rsidRPr="001C138C" w:rsidRDefault="001C138C" w:rsidP="001C138C">
      <w:pPr>
        <w:shd w:val="clear" w:color="auto" w:fill="011627"/>
        <w:spacing w:after="0" w:line="285" w:lineRule="atLeast"/>
        <w:rPr>
          <w:del w:id="243" w:author="Microsoft Word" w:date="2023-11-12T23:39:00Z"/>
          <w:rFonts w:ascii="Consolas" w:eastAsia="Times New Roman" w:hAnsi="Consolas" w:cs="Times New Roman"/>
          <w:color w:val="A7DBF7"/>
          <w:kern w:val="0"/>
          <w:sz w:val="21"/>
          <w:szCs w:val="21"/>
          <w14:ligatures w14:val="none"/>
        </w:rPr>
      </w:pPr>
      <w:del w:id="24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(Estacion4,Via14) into estacionViaVuelta</w:delText>
        </w:r>
      </w:del>
    </w:p>
    <w:p w14:paraId="7F65B126" w14:textId="77777777" w:rsidR="001C138C" w:rsidRPr="001C138C" w:rsidRDefault="001C138C" w:rsidP="001C138C">
      <w:pPr>
        <w:shd w:val="clear" w:color="auto" w:fill="011627"/>
        <w:spacing w:after="0" w:line="285" w:lineRule="atLeast"/>
        <w:rPr>
          <w:del w:id="245" w:author="Microsoft Word" w:date="2023-11-12T23:39:00Z"/>
          <w:rFonts w:ascii="Consolas" w:eastAsia="Times New Roman" w:hAnsi="Consolas" w:cs="Times New Roman"/>
          <w:color w:val="A7DBF7"/>
          <w:kern w:val="0"/>
          <w:sz w:val="21"/>
          <w:szCs w:val="21"/>
          <w14:ligatures w14:val="none"/>
        </w:rPr>
      </w:pPr>
      <w:del w:id="24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(Estacion1,Via11) into estacionViaIda</w:delText>
        </w:r>
      </w:del>
    </w:p>
    <w:p w14:paraId="7B4A0778" w14:textId="77777777" w:rsidR="001C138C" w:rsidRPr="001C138C" w:rsidRDefault="001C138C" w:rsidP="001C138C">
      <w:pPr>
        <w:shd w:val="clear" w:color="auto" w:fill="011627"/>
        <w:spacing w:after="0" w:line="285" w:lineRule="atLeast"/>
        <w:rPr>
          <w:del w:id="247" w:author="Microsoft Word" w:date="2023-11-12T23:39:00Z"/>
          <w:rFonts w:ascii="Consolas" w:eastAsia="Times New Roman" w:hAnsi="Consolas" w:cs="Times New Roman"/>
          <w:color w:val="A7DBF7"/>
          <w:kern w:val="0"/>
          <w:sz w:val="21"/>
          <w:szCs w:val="21"/>
          <w14:ligatures w14:val="none"/>
        </w:rPr>
      </w:pPr>
      <w:del w:id="24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(Estacion1,Via12) into estacionViaVuelta</w:delText>
        </w:r>
      </w:del>
    </w:p>
    <w:p w14:paraId="620D92C8" w14:textId="77777777" w:rsidR="001C138C" w:rsidRPr="001C138C" w:rsidRDefault="001C138C" w:rsidP="001C138C">
      <w:pPr>
        <w:shd w:val="clear" w:color="auto" w:fill="011627"/>
        <w:spacing w:after="0" w:line="285" w:lineRule="atLeast"/>
        <w:rPr>
          <w:del w:id="249" w:author="Microsoft Word" w:date="2023-11-12T23:39:00Z"/>
          <w:rFonts w:ascii="Consolas" w:eastAsia="Times New Roman" w:hAnsi="Consolas" w:cs="Times New Roman"/>
          <w:color w:val="A7DBF7"/>
          <w:kern w:val="0"/>
          <w:sz w:val="21"/>
          <w:szCs w:val="21"/>
          <w14:ligatures w14:val="none"/>
        </w:rPr>
      </w:pPr>
      <w:del w:id="25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(Estacion3,Via11) into estacionViaIda</w:delText>
        </w:r>
      </w:del>
    </w:p>
    <w:p w14:paraId="3DC4FD2A" w14:textId="77777777" w:rsidR="001C138C" w:rsidRPr="001C138C" w:rsidRDefault="001C138C" w:rsidP="001C138C">
      <w:pPr>
        <w:shd w:val="clear" w:color="auto" w:fill="011627"/>
        <w:spacing w:after="0" w:line="285" w:lineRule="atLeast"/>
        <w:rPr>
          <w:del w:id="251" w:author="Microsoft Word" w:date="2023-11-12T23:39:00Z"/>
          <w:rFonts w:ascii="Consolas" w:eastAsia="Times New Roman" w:hAnsi="Consolas" w:cs="Times New Roman"/>
          <w:color w:val="A7DBF7"/>
          <w:kern w:val="0"/>
          <w:sz w:val="21"/>
          <w:szCs w:val="21"/>
          <w14:ligatures w14:val="none"/>
        </w:rPr>
      </w:pPr>
      <w:del w:id="25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(Estacion3,Via12) into estacionViaVuelta</w:delText>
        </w:r>
      </w:del>
    </w:p>
    <w:p w14:paraId="49310D6C" w14:textId="77777777" w:rsidR="001C138C" w:rsidRPr="001C138C" w:rsidRDefault="001C138C" w:rsidP="001C138C">
      <w:pPr>
        <w:shd w:val="clear" w:color="auto" w:fill="011627"/>
        <w:spacing w:after="0" w:line="285" w:lineRule="atLeast"/>
        <w:rPr>
          <w:del w:id="253" w:author="Microsoft Word" w:date="2023-11-12T23:39:00Z"/>
          <w:rFonts w:ascii="Consolas" w:eastAsia="Times New Roman" w:hAnsi="Consolas" w:cs="Times New Roman"/>
          <w:color w:val="A7DBF7"/>
          <w:kern w:val="0"/>
          <w:sz w:val="21"/>
          <w:szCs w:val="21"/>
          <w14:ligatures w14:val="none"/>
        </w:rPr>
      </w:pPr>
      <w:del w:id="25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(Estacion3,Via15) into estacionViaIda</w:delText>
        </w:r>
      </w:del>
    </w:p>
    <w:p w14:paraId="79DCC7EA" w14:textId="77777777" w:rsidR="001C138C" w:rsidRPr="001C138C" w:rsidRDefault="001C138C" w:rsidP="001C138C">
      <w:pPr>
        <w:shd w:val="clear" w:color="auto" w:fill="011627"/>
        <w:spacing w:after="0" w:line="285" w:lineRule="atLeast"/>
        <w:rPr>
          <w:del w:id="255" w:author="Microsoft Word" w:date="2023-11-12T23:39:00Z"/>
          <w:rFonts w:ascii="Consolas" w:eastAsia="Times New Roman" w:hAnsi="Consolas" w:cs="Times New Roman"/>
          <w:color w:val="A7DBF7"/>
          <w:kern w:val="0"/>
          <w:sz w:val="21"/>
          <w:szCs w:val="21"/>
          <w14:ligatures w14:val="none"/>
        </w:rPr>
      </w:pPr>
      <w:del w:id="25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(Estacion4,Via15) into estacionViaIda</w:delText>
        </w:r>
      </w:del>
    </w:p>
    <w:p w14:paraId="25EE5A7D" w14:textId="77777777" w:rsidR="001C138C" w:rsidRPr="001C138C" w:rsidRDefault="001C138C" w:rsidP="001C138C">
      <w:pPr>
        <w:shd w:val="clear" w:color="auto" w:fill="011627"/>
        <w:spacing w:after="0" w:line="285" w:lineRule="atLeast"/>
        <w:rPr>
          <w:del w:id="257" w:author="Microsoft Word" w:date="2023-11-12T23:39:00Z"/>
          <w:rFonts w:ascii="Consolas" w:eastAsia="Times New Roman" w:hAnsi="Consolas" w:cs="Times New Roman"/>
          <w:color w:val="A7DBF7"/>
          <w:kern w:val="0"/>
          <w:sz w:val="21"/>
          <w:szCs w:val="21"/>
          <w14:ligatures w14:val="none"/>
        </w:rPr>
      </w:pPr>
      <w:del w:id="25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(Estacion4,Via16) into estacionViaVuelta</w:delText>
        </w:r>
      </w:del>
    </w:p>
    <w:p w14:paraId="44123843" w14:textId="77777777" w:rsidR="001C138C" w:rsidRPr="001C138C" w:rsidRDefault="001C138C" w:rsidP="001C138C">
      <w:pPr>
        <w:shd w:val="clear" w:color="auto" w:fill="011627"/>
        <w:spacing w:after="0" w:line="285" w:lineRule="atLeast"/>
        <w:rPr>
          <w:del w:id="259" w:author="Microsoft Word" w:date="2023-11-12T23:39:00Z"/>
          <w:rFonts w:ascii="Consolas" w:eastAsia="Times New Roman" w:hAnsi="Consolas" w:cs="Times New Roman"/>
          <w:color w:val="A7DBF7"/>
          <w:kern w:val="0"/>
          <w:sz w:val="21"/>
          <w:szCs w:val="21"/>
          <w14:ligatures w14:val="none"/>
        </w:rPr>
      </w:pPr>
      <w:del w:id="26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(Estacion3,Via16) into estacionViaVuelta</w:delText>
        </w:r>
      </w:del>
    </w:p>
    <w:p w14:paraId="0A054DCA" w14:textId="77777777" w:rsidR="001C138C" w:rsidRPr="001C138C" w:rsidRDefault="001C138C" w:rsidP="001C138C">
      <w:pPr>
        <w:shd w:val="clear" w:color="auto" w:fill="011627"/>
        <w:spacing w:after="0" w:line="285" w:lineRule="atLeast"/>
        <w:rPr>
          <w:del w:id="261" w:author="Microsoft Word" w:date="2023-11-12T23:39:00Z"/>
          <w:rFonts w:ascii="Consolas" w:eastAsia="Times New Roman" w:hAnsi="Consolas" w:cs="Times New Roman"/>
          <w:color w:val="A7DBF7"/>
          <w:kern w:val="0"/>
          <w:sz w:val="21"/>
          <w:szCs w:val="21"/>
          <w14:ligatures w14:val="none"/>
        </w:rPr>
      </w:pPr>
      <w:del w:id="262"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Segmento</w:delText>
        </w:r>
      </w:del>
    </w:p>
    <w:p w14:paraId="088603FF" w14:textId="77777777" w:rsidR="001C138C" w:rsidRPr="001C138C" w:rsidRDefault="001C138C" w:rsidP="001C138C">
      <w:pPr>
        <w:shd w:val="clear" w:color="auto" w:fill="011627"/>
        <w:spacing w:after="0" w:line="285" w:lineRule="atLeast"/>
        <w:rPr>
          <w:del w:id="263" w:author="Microsoft Word" w:date="2023-11-12T23:39:00Z"/>
          <w:rFonts w:ascii="Consolas" w:eastAsia="Times New Roman" w:hAnsi="Consolas" w:cs="Times New Roman"/>
          <w:color w:val="A7DBF7"/>
          <w:kern w:val="0"/>
          <w:sz w:val="21"/>
          <w:szCs w:val="21"/>
          <w14:ligatures w14:val="none"/>
        </w:rPr>
      </w:pPr>
      <w:del w:id="26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(Segmento1,Via1) into viasDelSegmento</w:delText>
        </w:r>
      </w:del>
    </w:p>
    <w:p w14:paraId="1853F74D" w14:textId="77777777" w:rsidR="001C138C" w:rsidRPr="001C138C" w:rsidRDefault="001C138C" w:rsidP="001C138C">
      <w:pPr>
        <w:shd w:val="clear" w:color="auto" w:fill="011627"/>
        <w:spacing w:after="0" w:line="285" w:lineRule="atLeast"/>
        <w:rPr>
          <w:del w:id="265" w:author="Microsoft Word" w:date="2023-11-12T23:39:00Z"/>
          <w:rFonts w:ascii="Consolas" w:eastAsia="Times New Roman" w:hAnsi="Consolas" w:cs="Times New Roman"/>
          <w:color w:val="A7DBF7"/>
          <w:kern w:val="0"/>
          <w:sz w:val="21"/>
          <w:szCs w:val="21"/>
          <w14:ligatures w14:val="none"/>
        </w:rPr>
      </w:pPr>
      <w:del w:id="26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(Segmento1,Via2) into viasDelSegmento</w:delText>
        </w:r>
      </w:del>
    </w:p>
    <w:p w14:paraId="6842F826" w14:textId="77777777" w:rsidR="001C138C" w:rsidRPr="001C138C" w:rsidRDefault="001C138C" w:rsidP="001C138C">
      <w:pPr>
        <w:shd w:val="clear" w:color="auto" w:fill="011627"/>
        <w:spacing w:after="0" w:line="285" w:lineRule="atLeast"/>
        <w:rPr>
          <w:del w:id="267" w:author="Microsoft Word" w:date="2023-11-12T23:39:00Z"/>
          <w:rFonts w:ascii="Consolas" w:eastAsia="Times New Roman" w:hAnsi="Consolas" w:cs="Times New Roman"/>
          <w:color w:val="A7DBF7"/>
          <w:kern w:val="0"/>
          <w:sz w:val="21"/>
          <w:szCs w:val="21"/>
          <w14:ligatures w14:val="none"/>
        </w:rPr>
      </w:pPr>
      <w:del w:id="268"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Segmento</w:delText>
        </w:r>
      </w:del>
    </w:p>
    <w:p w14:paraId="6C36A5F7" w14:textId="77777777" w:rsidR="001C138C" w:rsidRPr="001C138C" w:rsidRDefault="001C138C" w:rsidP="001C138C">
      <w:pPr>
        <w:shd w:val="clear" w:color="auto" w:fill="011627"/>
        <w:spacing w:after="0" w:line="285" w:lineRule="atLeast"/>
        <w:rPr>
          <w:del w:id="269" w:author="Microsoft Word" w:date="2023-11-12T23:39:00Z"/>
          <w:rFonts w:ascii="Consolas" w:eastAsia="Times New Roman" w:hAnsi="Consolas" w:cs="Times New Roman"/>
          <w:color w:val="A7DBF7"/>
          <w:kern w:val="0"/>
          <w:sz w:val="21"/>
          <w:szCs w:val="21"/>
          <w14:ligatures w14:val="none"/>
        </w:rPr>
      </w:pPr>
      <w:del w:id="27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(Segmento2,Via3) into viasDelSegmento</w:delText>
        </w:r>
      </w:del>
    </w:p>
    <w:p w14:paraId="0789DE9C" w14:textId="77777777" w:rsidR="001C138C" w:rsidRPr="001C138C" w:rsidRDefault="001C138C" w:rsidP="001C138C">
      <w:pPr>
        <w:shd w:val="clear" w:color="auto" w:fill="011627"/>
        <w:spacing w:after="0" w:line="285" w:lineRule="atLeast"/>
        <w:rPr>
          <w:del w:id="271" w:author="Microsoft Word" w:date="2023-11-12T23:39:00Z"/>
          <w:rFonts w:ascii="Consolas" w:eastAsia="Times New Roman" w:hAnsi="Consolas" w:cs="Times New Roman"/>
          <w:color w:val="A7DBF7"/>
          <w:kern w:val="0"/>
          <w:sz w:val="21"/>
          <w:szCs w:val="21"/>
          <w14:ligatures w14:val="none"/>
        </w:rPr>
      </w:pPr>
      <w:del w:id="27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(Segmento2,Via4) into viasDelSegmento</w:delText>
        </w:r>
      </w:del>
    </w:p>
    <w:p w14:paraId="4F2DAD1C" w14:textId="77777777" w:rsidR="001C138C" w:rsidRPr="001C138C" w:rsidRDefault="001C138C" w:rsidP="001C138C">
      <w:pPr>
        <w:shd w:val="clear" w:color="auto" w:fill="011627"/>
        <w:spacing w:after="0" w:line="285" w:lineRule="atLeast"/>
        <w:rPr>
          <w:del w:id="273" w:author="Microsoft Word" w:date="2023-11-12T23:39:00Z"/>
          <w:rFonts w:ascii="Consolas" w:eastAsia="Times New Roman" w:hAnsi="Consolas" w:cs="Times New Roman"/>
          <w:color w:val="A7DBF7"/>
          <w:kern w:val="0"/>
          <w:sz w:val="21"/>
          <w:szCs w:val="21"/>
          <w14:ligatures w14:val="none"/>
        </w:rPr>
      </w:pPr>
      <w:del w:id="274"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Segmento</w:delText>
        </w:r>
      </w:del>
    </w:p>
    <w:p w14:paraId="2656EBFB" w14:textId="77777777" w:rsidR="001C138C" w:rsidRPr="001C138C" w:rsidRDefault="001C138C" w:rsidP="001C138C">
      <w:pPr>
        <w:shd w:val="clear" w:color="auto" w:fill="011627"/>
        <w:spacing w:after="0" w:line="285" w:lineRule="atLeast"/>
        <w:rPr>
          <w:del w:id="275" w:author="Microsoft Word" w:date="2023-11-12T23:39:00Z"/>
          <w:rFonts w:ascii="Consolas" w:eastAsia="Times New Roman" w:hAnsi="Consolas" w:cs="Times New Roman"/>
          <w:color w:val="A7DBF7"/>
          <w:kern w:val="0"/>
          <w:sz w:val="21"/>
          <w:szCs w:val="21"/>
          <w14:ligatures w14:val="none"/>
        </w:rPr>
      </w:pPr>
      <w:del w:id="27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(Segmento3,Via5) into viasDelSegmento</w:delText>
        </w:r>
      </w:del>
    </w:p>
    <w:p w14:paraId="6FA7C9BB" w14:textId="77777777" w:rsidR="001C138C" w:rsidRPr="001C138C" w:rsidRDefault="001C138C" w:rsidP="001C138C">
      <w:pPr>
        <w:shd w:val="clear" w:color="auto" w:fill="011627"/>
        <w:spacing w:after="0" w:line="285" w:lineRule="atLeast"/>
        <w:rPr>
          <w:del w:id="277" w:author="Microsoft Word" w:date="2023-11-12T23:39:00Z"/>
          <w:rFonts w:ascii="Consolas" w:eastAsia="Times New Roman" w:hAnsi="Consolas" w:cs="Times New Roman"/>
          <w:color w:val="A7DBF7"/>
          <w:kern w:val="0"/>
          <w:sz w:val="21"/>
          <w:szCs w:val="21"/>
          <w14:ligatures w14:val="none"/>
        </w:rPr>
      </w:pPr>
      <w:del w:id="27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(Segmento3,Via6) into viasDelSegmento</w:delText>
        </w:r>
      </w:del>
    </w:p>
    <w:p w14:paraId="12F30B10" w14:textId="77777777" w:rsidR="001C138C" w:rsidRPr="001C138C" w:rsidRDefault="001C138C" w:rsidP="001C138C">
      <w:pPr>
        <w:shd w:val="clear" w:color="auto" w:fill="011627"/>
        <w:spacing w:after="0" w:line="285" w:lineRule="atLeast"/>
        <w:rPr>
          <w:del w:id="279" w:author="Microsoft Word" w:date="2023-11-12T23:39:00Z"/>
          <w:rFonts w:ascii="Consolas" w:eastAsia="Times New Roman" w:hAnsi="Consolas" w:cs="Times New Roman"/>
          <w:color w:val="A7DBF7"/>
          <w:kern w:val="0"/>
          <w:sz w:val="21"/>
          <w:szCs w:val="21"/>
          <w14:ligatures w14:val="none"/>
        </w:rPr>
      </w:pPr>
      <w:del w:id="280"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Segmento</w:delText>
        </w:r>
      </w:del>
    </w:p>
    <w:p w14:paraId="10FC2FAB" w14:textId="77777777" w:rsidR="001C138C" w:rsidRPr="001C138C" w:rsidRDefault="001C138C" w:rsidP="001C138C">
      <w:pPr>
        <w:shd w:val="clear" w:color="auto" w:fill="011627"/>
        <w:spacing w:after="0" w:line="285" w:lineRule="atLeast"/>
        <w:rPr>
          <w:del w:id="281" w:author="Microsoft Word" w:date="2023-11-12T23:39:00Z"/>
          <w:rFonts w:ascii="Consolas" w:eastAsia="Times New Roman" w:hAnsi="Consolas" w:cs="Times New Roman"/>
          <w:color w:val="A7DBF7"/>
          <w:kern w:val="0"/>
          <w:sz w:val="21"/>
          <w:szCs w:val="21"/>
          <w14:ligatures w14:val="none"/>
        </w:rPr>
      </w:pPr>
      <w:del w:id="28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(Segmento4,Via11) into viasDelSegmento</w:delText>
        </w:r>
      </w:del>
    </w:p>
    <w:p w14:paraId="35BD7835" w14:textId="77777777" w:rsidR="001C138C" w:rsidRPr="001C138C" w:rsidRDefault="001C138C" w:rsidP="001C138C">
      <w:pPr>
        <w:shd w:val="clear" w:color="auto" w:fill="011627"/>
        <w:spacing w:after="0" w:line="285" w:lineRule="atLeast"/>
        <w:rPr>
          <w:del w:id="283" w:author="Microsoft Word" w:date="2023-11-12T23:39:00Z"/>
          <w:rFonts w:ascii="Consolas" w:eastAsia="Times New Roman" w:hAnsi="Consolas" w:cs="Times New Roman"/>
          <w:color w:val="A7DBF7"/>
          <w:kern w:val="0"/>
          <w:sz w:val="21"/>
          <w:szCs w:val="21"/>
          <w14:ligatures w14:val="none"/>
        </w:rPr>
      </w:pPr>
      <w:del w:id="28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(Segmento4,Via12) into viasDelSegmento</w:delText>
        </w:r>
      </w:del>
    </w:p>
    <w:p w14:paraId="40B94EDD" w14:textId="77777777" w:rsidR="001C138C" w:rsidRPr="001C138C" w:rsidRDefault="001C138C" w:rsidP="001C138C">
      <w:pPr>
        <w:shd w:val="clear" w:color="auto" w:fill="011627"/>
        <w:spacing w:after="0" w:line="285" w:lineRule="atLeast"/>
        <w:rPr>
          <w:del w:id="285" w:author="Microsoft Word" w:date="2023-11-12T23:39:00Z"/>
          <w:rFonts w:ascii="Consolas" w:eastAsia="Times New Roman" w:hAnsi="Consolas" w:cs="Times New Roman"/>
          <w:color w:val="A7DBF7"/>
          <w:kern w:val="0"/>
          <w:sz w:val="21"/>
          <w:szCs w:val="21"/>
          <w14:ligatures w14:val="none"/>
        </w:rPr>
      </w:pPr>
      <w:del w:id="286"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Segmento</w:delText>
        </w:r>
      </w:del>
    </w:p>
    <w:p w14:paraId="20134450" w14:textId="77777777" w:rsidR="001C138C" w:rsidRPr="001C138C" w:rsidRDefault="001C138C" w:rsidP="001C138C">
      <w:pPr>
        <w:shd w:val="clear" w:color="auto" w:fill="011627"/>
        <w:spacing w:after="0" w:line="285" w:lineRule="atLeast"/>
        <w:rPr>
          <w:del w:id="287" w:author="Microsoft Word" w:date="2023-11-12T23:39:00Z"/>
          <w:rFonts w:ascii="Consolas" w:eastAsia="Times New Roman" w:hAnsi="Consolas" w:cs="Times New Roman"/>
          <w:color w:val="A7DBF7"/>
          <w:kern w:val="0"/>
          <w:sz w:val="21"/>
          <w:szCs w:val="21"/>
          <w14:ligatures w14:val="none"/>
        </w:rPr>
      </w:pPr>
      <w:del w:id="28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(Segmento5,Via13) into viasDelSegmento</w:delText>
        </w:r>
      </w:del>
    </w:p>
    <w:p w14:paraId="1E30643E" w14:textId="77777777" w:rsidR="001C138C" w:rsidRPr="001C138C" w:rsidRDefault="001C138C" w:rsidP="001C138C">
      <w:pPr>
        <w:shd w:val="clear" w:color="auto" w:fill="011627"/>
        <w:spacing w:after="0" w:line="285" w:lineRule="atLeast"/>
        <w:rPr>
          <w:del w:id="289" w:author="Microsoft Word" w:date="2023-11-12T23:39:00Z"/>
          <w:rFonts w:ascii="Consolas" w:eastAsia="Times New Roman" w:hAnsi="Consolas" w:cs="Times New Roman"/>
          <w:color w:val="A7DBF7"/>
          <w:kern w:val="0"/>
          <w:sz w:val="21"/>
          <w:szCs w:val="21"/>
          <w14:ligatures w14:val="none"/>
        </w:rPr>
      </w:pPr>
      <w:del w:id="29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(Segmento5,Via14) into viasDelSegmento</w:delText>
        </w:r>
      </w:del>
    </w:p>
    <w:p w14:paraId="41825452" w14:textId="77777777" w:rsidR="001C138C" w:rsidRPr="001C138C" w:rsidRDefault="001C138C" w:rsidP="001C138C">
      <w:pPr>
        <w:shd w:val="clear" w:color="auto" w:fill="011627"/>
        <w:spacing w:after="0" w:line="285" w:lineRule="atLeast"/>
        <w:rPr>
          <w:del w:id="291" w:author="Microsoft Word" w:date="2023-11-12T23:39:00Z"/>
          <w:rFonts w:ascii="Consolas" w:eastAsia="Times New Roman" w:hAnsi="Consolas" w:cs="Times New Roman"/>
          <w:color w:val="A7DBF7"/>
          <w:kern w:val="0"/>
          <w:sz w:val="21"/>
          <w:szCs w:val="21"/>
          <w14:ligatures w14:val="none"/>
        </w:rPr>
      </w:pPr>
      <w:del w:id="292"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Segmento</w:delText>
        </w:r>
      </w:del>
    </w:p>
    <w:p w14:paraId="3FE9B7AA" w14:textId="77777777" w:rsidR="001C138C" w:rsidRPr="001C138C" w:rsidRDefault="001C138C" w:rsidP="001C138C">
      <w:pPr>
        <w:shd w:val="clear" w:color="auto" w:fill="011627"/>
        <w:spacing w:after="0" w:line="285" w:lineRule="atLeast"/>
        <w:rPr>
          <w:del w:id="293" w:author="Microsoft Word" w:date="2023-11-12T23:39:00Z"/>
          <w:rFonts w:ascii="Consolas" w:eastAsia="Times New Roman" w:hAnsi="Consolas" w:cs="Times New Roman"/>
          <w:color w:val="A7DBF7"/>
          <w:kern w:val="0"/>
          <w:sz w:val="21"/>
          <w:szCs w:val="21"/>
          <w14:ligatures w14:val="none"/>
        </w:rPr>
      </w:pPr>
      <w:del w:id="29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(Segmento6,Via15) into viasDelSegmento</w:delText>
        </w:r>
      </w:del>
    </w:p>
    <w:p w14:paraId="0437C17D" w14:textId="77777777" w:rsidR="001C138C" w:rsidRPr="001C138C" w:rsidRDefault="001C138C" w:rsidP="001C138C">
      <w:pPr>
        <w:shd w:val="clear" w:color="auto" w:fill="011627"/>
        <w:spacing w:after="0" w:line="285" w:lineRule="atLeast"/>
        <w:rPr>
          <w:del w:id="295" w:author="Microsoft Word" w:date="2023-11-12T23:39:00Z"/>
          <w:rFonts w:ascii="Consolas" w:eastAsia="Times New Roman" w:hAnsi="Consolas" w:cs="Times New Roman"/>
          <w:color w:val="A7DBF7"/>
          <w:kern w:val="0"/>
          <w:sz w:val="21"/>
          <w:szCs w:val="21"/>
          <w14:ligatures w14:val="none"/>
        </w:rPr>
      </w:pPr>
      <w:del w:id="29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(Segmento6,Via16) into viasDelSegmento</w:delText>
        </w:r>
      </w:del>
    </w:p>
    <w:p w14:paraId="6A068BE2" w14:textId="77777777" w:rsidR="001C138C" w:rsidRPr="001C138C" w:rsidRDefault="001C138C" w:rsidP="001C138C">
      <w:pPr>
        <w:shd w:val="clear" w:color="auto" w:fill="011627"/>
        <w:spacing w:after="0" w:line="285" w:lineRule="atLeast"/>
        <w:rPr>
          <w:del w:id="297" w:author="Microsoft Word" w:date="2023-11-12T23:39:00Z"/>
          <w:rFonts w:ascii="Consolas" w:eastAsia="Times New Roman" w:hAnsi="Consolas" w:cs="Times New Roman"/>
          <w:color w:val="A7DBF7"/>
          <w:kern w:val="0"/>
          <w:sz w:val="21"/>
          <w:szCs w:val="21"/>
          <w14:ligatures w14:val="none"/>
        </w:rPr>
      </w:pPr>
      <w:del w:id="298"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Segmento</w:delText>
        </w:r>
      </w:del>
    </w:p>
    <w:p w14:paraId="18315524" w14:textId="77777777" w:rsidR="001C138C" w:rsidRPr="001C138C" w:rsidRDefault="001C138C" w:rsidP="001C138C">
      <w:pPr>
        <w:shd w:val="clear" w:color="auto" w:fill="011627"/>
        <w:spacing w:after="0" w:line="285" w:lineRule="atLeast"/>
        <w:rPr>
          <w:del w:id="299" w:author="Microsoft Word" w:date="2023-11-12T23:39:00Z"/>
          <w:rFonts w:ascii="Consolas" w:eastAsia="Times New Roman" w:hAnsi="Consolas" w:cs="Times New Roman"/>
          <w:color w:val="A7DBF7"/>
          <w:kern w:val="0"/>
          <w:sz w:val="21"/>
          <w:szCs w:val="21"/>
          <w14:ligatures w14:val="none"/>
        </w:rPr>
      </w:pPr>
      <w:del w:id="30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(Segmento7,Via7) into viasDelSegmento</w:delText>
        </w:r>
      </w:del>
    </w:p>
    <w:p w14:paraId="379BF91B" w14:textId="77777777" w:rsidR="001C138C" w:rsidRPr="001C138C" w:rsidRDefault="001C138C" w:rsidP="001C138C">
      <w:pPr>
        <w:shd w:val="clear" w:color="auto" w:fill="011627"/>
        <w:spacing w:after="0" w:line="285" w:lineRule="atLeast"/>
        <w:rPr>
          <w:del w:id="301" w:author="Microsoft Word" w:date="2023-11-12T23:39:00Z"/>
          <w:rFonts w:ascii="Consolas" w:eastAsia="Times New Roman" w:hAnsi="Consolas" w:cs="Times New Roman"/>
          <w:color w:val="A7DBF7"/>
          <w:kern w:val="0"/>
          <w:sz w:val="21"/>
          <w:szCs w:val="21"/>
          <w14:ligatures w14:val="none"/>
        </w:rPr>
      </w:pPr>
      <w:del w:id="30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(Segmento7,Via8) into viasDelSegmento</w:delText>
        </w:r>
      </w:del>
    </w:p>
    <w:p w14:paraId="75B04F08" w14:textId="77777777" w:rsidR="001C138C" w:rsidRPr="001C138C" w:rsidRDefault="001C138C" w:rsidP="001C138C">
      <w:pPr>
        <w:shd w:val="clear" w:color="auto" w:fill="011627"/>
        <w:spacing w:after="0" w:line="285" w:lineRule="atLeast"/>
        <w:rPr>
          <w:del w:id="303" w:author="Microsoft Word" w:date="2023-11-12T23:39:00Z"/>
          <w:rFonts w:ascii="Consolas" w:eastAsia="Times New Roman" w:hAnsi="Consolas" w:cs="Times New Roman"/>
          <w:color w:val="A7DBF7"/>
          <w:kern w:val="0"/>
          <w:sz w:val="21"/>
          <w:szCs w:val="21"/>
          <w14:ligatures w14:val="none"/>
        </w:rPr>
      </w:pPr>
      <w:del w:id="304"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Segmento</w:delText>
        </w:r>
      </w:del>
    </w:p>
    <w:p w14:paraId="07D4D807" w14:textId="77777777" w:rsidR="001C138C" w:rsidRPr="001C138C" w:rsidRDefault="001C138C" w:rsidP="001C138C">
      <w:pPr>
        <w:shd w:val="clear" w:color="auto" w:fill="011627"/>
        <w:spacing w:after="0" w:line="285" w:lineRule="atLeast"/>
        <w:rPr>
          <w:del w:id="305" w:author="Microsoft Word" w:date="2023-11-12T23:39:00Z"/>
          <w:rFonts w:ascii="Consolas" w:eastAsia="Times New Roman" w:hAnsi="Consolas" w:cs="Times New Roman"/>
          <w:color w:val="A7DBF7"/>
          <w:kern w:val="0"/>
          <w:sz w:val="21"/>
          <w:szCs w:val="21"/>
          <w14:ligatures w14:val="none"/>
        </w:rPr>
      </w:pPr>
      <w:del w:id="30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(Segmento8,Via9) into viasDelSegmento</w:delText>
        </w:r>
      </w:del>
    </w:p>
    <w:p w14:paraId="0B702A3C" w14:textId="77777777" w:rsidR="001C138C" w:rsidRPr="001C138C" w:rsidRDefault="001C138C" w:rsidP="001C138C">
      <w:pPr>
        <w:shd w:val="clear" w:color="auto" w:fill="011627"/>
        <w:spacing w:after="0" w:line="285" w:lineRule="atLeast"/>
        <w:rPr>
          <w:del w:id="307" w:author="Microsoft Word" w:date="2023-11-12T23:39:00Z"/>
          <w:rFonts w:ascii="Consolas" w:eastAsia="Times New Roman" w:hAnsi="Consolas" w:cs="Times New Roman"/>
          <w:color w:val="A7DBF7"/>
          <w:kern w:val="0"/>
          <w:sz w:val="21"/>
          <w:szCs w:val="21"/>
          <w14:ligatures w14:val="none"/>
        </w:rPr>
      </w:pPr>
      <w:del w:id="30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(Segmento8,Via10) into viasDelSegmento</w:delText>
        </w:r>
      </w:del>
    </w:p>
    <w:p w14:paraId="69110148" w14:textId="77777777" w:rsidR="001C138C" w:rsidRPr="00EF6A90" w:rsidRDefault="001C138C" w:rsidP="001C138C">
      <w:pPr>
        <w:shd w:val="clear" w:color="auto" w:fill="011627"/>
        <w:spacing w:after="0" w:line="285" w:lineRule="atLeast"/>
        <w:rPr>
          <w:del w:id="309" w:author="Microsoft Word" w:date="2023-11-12T23:39:00Z"/>
          <w:rFonts w:ascii="Consolas" w:eastAsia="Times New Roman" w:hAnsi="Consolas" w:cs="Times New Roman"/>
          <w:color w:val="A7DBF7"/>
          <w:kern w:val="0"/>
          <w:sz w:val="21"/>
          <w:szCs w:val="21"/>
          <w:lang w:val="en-GB"/>
          <w14:ligatures w14:val="none"/>
        </w:rPr>
      </w:pPr>
      <w:del w:id="310"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Linea</w:delText>
        </w:r>
      </w:del>
    </w:p>
    <w:p w14:paraId="4C6B1DEB" w14:textId="77777777" w:rsidR="001C138C" w:rsidRPr="00EF6A90" w:rsidRDefault="001C138C" w:rsidP="001C138C">
      <w:pPr>
        <w:shd w:val="clear" w:color="auto" w:fill="011627"/>
        <w:spacing w:after="0" w:line="285" w:lineRule="atLeast"/>
        <w:rPr>
          <w:del w:id="311" w:author="Microsoft Word" w:date="2023-11-12T23:39:00Z"/>
          <w:rFonts w:ascii="Consolas" w:eastAsia="Times New Roman" w:hAnsi="Consolas" w:cs="Times New Roman"/>
          <w:color w:val="A7DBF7"/>
          <w:kern w:val="0"/>
          <w:sz w:val="21"/>
          <w:szCs w:val="21"/>
          <w:lang w:val="en-GB"/>
          <w14:ligatures w14:val="none"/>
        </w:rPr>
      </w:pPr>
      <w:del w:id="31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(Linea1,Segmento1) into segmentoPerteneceALinea</w:delText>
        </w:r>
      </w:del>
    </w:p>
    <w:p w14:paraId="44679664" w14:textId="77777777" w:rsidR="001C138C" w:rsidRPr="00EF6A90" w:rsidRDefault="001C138C" w:rsidP="001C138C">
      <w:pPr>
        <w:shd w:val="clear" w:color="auto" w:fill="011627"/>
        <w:spacing w:after="0" w:line="285" w:lineRule="atLeast"/>
        <w:rPr>
          <w:del w:id="313" w:author="Microsoft Word" w:date="2023-11-12T23:39:00Z"/>
          <w:rFonts w:ascii="Consolas" w:eastAsia="Times New Roman" w:hAnsi="Consolas" w:cs="Times New Roman"/>
          <w:color w:val="A7DBF7"/>
          <w:kern w:val="0"/>
          <w:sz w:val="21"/>
          <w:szCs w:val="21"/>
          <w:lang w:val="en-GB"/>
          <w14:ligatures w14:val="none"/>
        </w:rPr>
      </w:pPr>
      <w:del w:id="314"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(Linea1,Segmento2) into segmentoPerteneceALinea</w:delText>
        </w:r>
      </w:del>
    </w:p>
    <w:p w14:paraId="550141E2" w14:textId="77777777" w:rsidR="001C138C" w:rsidRPr="00EF6A90" w:rsidRDefault="001C138C" w:rsidP="001C138C">
      <w:pPr>
        <w:shd w:val="clear" w:color="auto" w:fill="011627"/>
        <w:spacing w:after="0" w:line="285" w:lineRule="atLeast"/>
        <w:rPr>
          <w:del w:id="315" w:author="Microsoft Word" w:date="2023-11-12T23:39:00Z"/>
          <w:rFonts w:ascii="Consolas" w:eastAsia="Times New Roman" w:hAnsi="Consolas" w:cs="Times New Roman"/>
          <w:color w:val="A7DBF7"/>
          <w:kern w:val="0"/>
          <w:sz w:val="21"/>
          <w:szCs w:val="21"/>
          <w:lang w:val="en-GB"/>
          <w14:ligatures w14:val="none"/>
        </w:rPr>
      </w:pPr>
      <w:del w:id="316"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(Linea1,Segmento3) into segmentoPerteneceALinea</w:delText>
        </w:r>
      </w:del>
    </w:p>
    <w:p w14:paraId="2C4966DA" w14:textId="77777777" w:rsidR="001C138C" w:rsidRPr="00EF6A90" w:rsidRDefault="001C138C" w:rsidP="001C138C">
      <w:pPr>
        <w:shd w:val="clear" w:color="auto" w:fill="011627"/>
        <w:spacing w:after="0" w:line="285" w:lineRule="atLeast"/>
        <w:rPr>
          <w:del w:id="317" w:author="Microsoft Word" w:date="2023-11-12T23:39:00Z"/>
          <w:rFonts w:ascii="Consolas" w:eastAsia="Times New Roman" w:hAnsi="Consolas" w:cs="Times New Roman"/>
          <w:color w:val="A7DBF7"/>
          <w:kern w:val="0"/>
          <w:sz w:val="21"/>
          <w:szCs w:val="21"/>
          <w:lang w:val="en-GB"/>
          <w14:ligatures w14:val="none"/>
        </w:rPr>
      </w:pPr>
      <w:del w:id="318"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Linea</w:delText>
        </w:r>
      </w:del>
    </w:p>
    <w:p w14:paraId="16FB7451" w14:textId="77777777" w:rsidR="001C138C" w:rsidRPr="00EF6A90" w:rsidRDefault="001C138C" w:rsidP="001C138C">
      <w:pPr>
        <w:shd w:val="clear" w:color="auto" w:fill="011627"/>
        <w:spacing w:after="0" w:line="285" w:lineRule="atLeast"/>
        <w:rPr>
          <w:del w:id="319" w:author="Microsoft Word" w:date="2023-11-12T23:39:00Z"/>
          <w:rFonts w:ascii="Consolas" w:eastAsia="Times New Roman" w:hAnsi="Consolas" w:cs="Times New Roman"/>
          <w:color w:val="A7DBF7"/>
          <w:kern w:val="0"/>
          <w:sz w:val="21"/>
          <w:szCs w:val="21"/>
          <w:lang w:val="en-GB"/>
          <w14:ligatures w14:val="none"/>
        </w:rPr>
      </w:pPr>
      <w:del w:id="320"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(Linea2,Segmento1) into segmentoPerteneceALinea</w:delText>
        </w:r>
      </w:del>
    </w:p>
    <w:p w14:paraId="47AA06F7" w14:textId="77777777" w:rsidR="001C138C" w:rsidRPr="00EF6A90" w:rsidRDefault="001C138C" w:rsidP="001C138C">
      <w:pPr>
        <w:shd w:val="clear" w:color="auto" w:fill="011627"/>
        <w:spacing w:after="0" w:line="285" w:lineRule="atLeast"/>
        <w:rPr>
          <w:del w:id="321" w:author="Microsoft Word" w:date="2023-11-12T23:39:00Z"/>
          <w:rFonts w:ascii="Consolas" w:eastAsia="Times New Roman" w:hAnsi="Consolas" w:cs="Times New Roman"/>
          <w:color w:val="A7DBF7"/>
          <w:kern w:val="0"/>
          <w:sz w:val="21"/>
          <w:szCs w:val="21"/>
          <w:lang w:val="en-GB"/>
          <w14:ligatures w14:val="none"/>
        </w:rPr>
      </w:pPr>
      <w:del w:id="32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(Linea2,Segmento5) into segmentoPerteneceALinea</w:delText>
        </w:r>
      </w:del>
    </w:p>
    <w:p w14:paraId="60DA0CC4" w14:textId="77777777" w:rsidR="001C138C" w:rsidRPr="00EF6A90" w:rsidRDefault="001C138C" w:rsidP="001C138C">
      <w:pPr>
        <w:shd w:val="clear" w:color="auto" w:fill="011627"/>
        <w:spacing w:after="0" w:line="285" w:lineRule="atLeast"/>
        <w:rPr>
          <w:del w:id="323" w:author="Microsoft Word" w:date="2023-11-12T23:39:00Z"/>
          <w:rFonts w:ascii="Consolas" w:eastAsia="Times New Roman" w:hAnsi="Consolas" w:cs="Times New Roman"/>
          <w:color w:val="A7DBF7"/>
          <w:kern w:val="0"/>
          <w:sz w:val="21"/>
          <w:szCs w:val="21"/>
          <w:lang w:val="en-GB"/>
          <w14:ligatures w14:val="none"/>
        </w:rPr>
      </w:pPr>
      <w:del w:id="324"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(Linea2,Segmento8) into segmentoPerteneceALinea</w:delText>
        </w:r>
      </w:del>
    </w:p>
    <w:p w14:paraId="2828AFA5" w14:textId="77777777" w:rsidR="001C138C" w:rsidRPr="00EF6A90" w:rsidRDefault="001C138C" w:rsidP="001C138C">
      <w:pPr>
        <w:shd w:val="clear" w:color="auto" w:fill="011627"/>
        <w:spacing w:after="0" w:line="285" w:lineRule="atLeast"/>
        <w:rPr>
          <w:del w:id="325" w:author="Microsoft Word" w:date="2023-11-12T23:39:00Z"/>
          <w:rFonts w:ascii="Consolas" w:eastAsia="Times New Roman" w:hAnsi="Consolas" w:cs="Times New Roman"/>
          <w:color w:val="A7DBF7"/>
          <w:kern w:val="0"/>
          <w:sz w:val="21"/>
          <w:szCs w:val="21"/>
          <w:lang w:val="en-GB"/>
          <w14:ligatures w14:val="none"/>
        </w:rPr>
      </w:pPr>
      <w:del w:id="326"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Linea</w:delText>
        </w:r>
      </w:del>
    </w:p>
    <w:p w14:paraId="3BE70AC2" w14:textId="77777777" w:rsidR="001C138C" w:rsidRPr="00EF6A90" w:rsidRDefault="001C138C" w:rsidP="001C138C">
      <w:pPr>
        <w:shd w:val="clear" w:color="auto" w:fill="011627"/>
        <w:spacing w:after="0" w:line="285" w:lineRule="atLeast"/>
        <w:rPr>
          <w:del w:id="327" w:author="Microsoft Word" w:date="2023-11-12T23:39:00Z"/>
          <w:rFonts w:ascii="Consolas" w:eastAsia="Times New Roman" w:hAnsi="Consolas" w:cs="Times New Roman"/>
          <w:color w:val="A7DBF7"/>
          <w:kern w:val="0"/>
          <w:sz w:val="21"/>
          <w:szCs w:val="21"/>
          <w:lang w:val="en-GB"/>
          <w14:ligatures w14:val="none"/>
        </w:rPr>
      </w:pPr>
      <w:del w:id="328"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(Linea3,Segmento4) into segmentoPerteneceALinea</w:delText>
        </w:r>
      </w:del>
    </w:p>
    <w:p w14:paraId="299488B3" w14:textId="77777777" w:rsidR="001C138C" w:rsidRPr="00EF6A90" w:rsidRDefault="001C138C" w:rsidP="001C138C">
      <w:pPr>
        <w:shd w:val="clear" w:color="auto" w:fill="011627"/>
        <w:spacing w:after="0" w:line="285" w:lineRule="atLeast"/>
        <w:rPr>
          <w:del w:id="329" w:author="Microsoft Word" w:date="2023-11-12T23:39:00Z"/>
          <w:rFonts w:ascii="Consolas" w:eastAsia="Times New Roman" w:hAnsi="Consolas" w:cs="Times New Roman"/>
          <w:color w:val="A7DBF7"/>
          <w:kern w:val="0"/>
          <w:sz w:val="21"/>
          <w:szCs w:val="21"/>
          <w:lang w:val="en-GB"/>
          <w14:ligatures w14:val="none"/>
        </w:rPr>
      </w:pPr>
      <w:del w:id="330"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(Linea3,Segmento6) into segmentoPerteneceALinea</w:delText>
        </w:r>
      </w:del>
    </w:p>
    <w:p w14:paraId="424CF4CC" w14:textId="77777777" w:rsidR="001C138C" w:rsidRPr="00EF6A90" w:rsidRDefault="001C138C" w:rsidP="001C138C">
      <w:pPr>
        <w:shd w:val="clear" w:color="auto" w:fill="011627"/>
        <w:spacing w:after="0" w:line="285" w:lineRule="atLeast"/>
        <w:rPr>
          <w:del w:id="331" w:author="Microsoft Word" w:date="2023-11-12T23:39:00Z"/>
          <w:rFonts w:ascii="Consolas" w:eastAsia="Times New Roman" w:hAnsi="Consolas" w:cs="Times New Roman"/>
          <w:color w:val="A7DBF7"/>
          <w:kern w:val="0"/>
          <w:sz w:val="21"/>
          <w:szCs w:val="21"/>
          <w:lang w:val="en-GB"/>
          <w14:ligatures w14:val="none"/>
        </w:rPr>
      </w:pPr>
      <w:del w:id="33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(Linea3,Segmento8) into segmentoPerteneceALinea</w:delText>
        </w:r>
      </w:del>
    </w:p>
    <w:p w14:paraId="1D5811AD" w14:textId="77777777" w:rsidR="001C138C" w:rsidRPr="00EF6A90" w:rsidRDefault="001C138C" w:rsidP="001C138C">
      <w:pPr>
        <w:shd w:val="clear" w:color="auto" w:fill="011627"/>
        <w:spacing w:after="0" w:line="285" w:lineRule="atLeast"/>
        <w:rPr>
          <w:del w:id="333" w:author="Microsoft Word" w:date="2023-11-12T23:39:00Z"/>
          <w:rFonts w:ascii="Consolas" w:eastAsia="Times New Roman" w:hAnsi="Consolas" w:cs="Times New Roman"/>
          <w:color w:val="A7DBF7"/>
          <w:kern w:val="0"/>
          <w:sz w:val="21"/>
          <w:szCs w:val="21"/>
          <w:lang w:val="en-GB"/>
          <w14:ligatures w14:val="none"/>
        </w:rPr>
      </w:pPr>
      <w:del w:id="334"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56AACBF9" w14:textId="77777777" w:rsidR="001C138C" w:rsidRPr="00EF6A90" w:rsidRDefault="001C138C" w:rsidP="001C138C">
      <w:pPr>
        <w:shd w:val="clear" w:color="auto" w:fill="011627"/>
        <w:spacing w:after="0" w:line="285" w:lineRule="atLeast"/>
        <w:rPr>
          <w:del w:id="335" w:author="Microsoft Word" w:date="2023-11-12T23:39:00Z"/>
          <w:rFonts w:ascii="Consolas" w:eastAsia="Times New Roman" w:hAnsi="Consolas" w:cs="Times New Roman"/>
          <w:color w:val="A7DBF7"/>
          <w:kern w:val="0"/>
          <w:sz w:val="21"/>
          <w:szCs w:val="21"/>
          <w:lang w:val="en-GB"/>
          <w14:ligatures w14:val="none"/>
        </w:rPr>
      </w:pPr>
      <w:del w:id="336"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(Tren1,Linea1) into trenLinea</w:delText>
        </w:r>
      </w:del>
    </w:p>
    <w:p w14:paraId="715FFD26" w14:textId="77777777" w:rsidR="001C138C" w:rsidRPr="00EF6A90" w:rsidRDefault="001C138C" w:rsidP="001C138C">
      <w:pPr>
        <w:shd w:val="clear" w:color="auto" w:fill="011627"/>
        <w:spacing w:after="0" w:line="285" w:lineRule="atLeast"/>
        <w:rPr>
          <w:del w:id="337" w:author="Microsoft Word" w:date="2023-11-12T23:39:00Z"/>
          <w:rFonts w:ascii="Consolas" w:eastAsia="Times New Roman" w:hAnsi="Consolas" w:cs="Times New Roman"/>
          <w:color w:val="A7DBF7"/>
          <w:kern w:val="0"/>
          <w:sz w:val="21"/>
          <w:szCs w:val="21"/>
          <w:lang w:val="en-GB"/>
          <w14:ligatures w14:val="none"/>
        </w:rPr>
      </w:pPr>
      <w:del w:id="338"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(Tren1,Estacion1) into trenEstacion</w:delText>
        </w:r>
      </w:del>
    </w:p>
    <w:p w14:paraId="0A7F9803" w14:textId="77777777" w:rsidR="001C138C" w:rsidRPr="00EF6A90" w:rsidRDefault="001C138C" w:rsidP="001C138C">
      <w:pPr>
        <w:shd w:val="clear" w:color="auto" w:fill="011627"/>
        <w:spacing w:after="0" w:line="285" w:lineRule="atLeast"/>
        <w:rPr>
          <w:del w:id="339" w:author="Microsoft Word" w:date="2023-11-12T23:39:00Z"/>
          <w:rFonts w:ascii="Consolas" w:eastAsia="Times New Roman" w:hAnsi="Consolas" w:cs="Times New Roman"/>
          <w:color w:val="A7DBF7"/>
          <w:kern w:val="0"/>
          <w:sz w:val="21"/>
          <w:szCs w:val="21"/>
          <w:lang w:val="en-GB"/>
          <w14:ligatures w14:val="none"/>
        </w:rPr>
      </w:pPr>
      <w:del w:id="340"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5BF772A5" w14:textId="77777777" w:rsidR="001C138C" w:rsidRPr="00EF6A90" w:rsidRDefault="001C138C" w:rsidP="001C138C">
      <w:pPr>
        <w:shd w:val="clear" w:color="auto" w:fill="011627"/>
        <w:spacing w:after="0" w:line="285" w:lineRule="atLeast"/>
        <w:rPr>
          <w:del w:id="341" w:author="Microsoft Word" w:date="2023-11-12T23:39:00Z"/>
          <w:rFonts w:ascii="Consolas" w:eastAsia="Times New Roman" w:hAnsi="Consolas" w:cs="Times New Roman"/>
          <w:color w:val="A7DBF7"/>
          <w:kern w:val="0"/>
          <w:sz w:val="21"/>
          <w:szCs w:val="21"/>
          <w:lang w:val="en-GB"/>
          <w14:ligatures w14:val="none"/>
        </w:rPr>
      </w:pPr>
      <w:del w:id="34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(Tren2,Linea1) into trenLinea</w:delText>
        </w:r>
      </w:del>
    </w:p>
    <w:p w14:paraId="3EF60FB0" w14:textId="77777777" w:rsidR="001C138C" w:rsidRPr="00EF6A90" w:rsidRDefault="001C138C" w:rsidP="001C138C">
      <w:pPr>
        <w:shd w:val="clear" w:color="auto" w:fill="011627"/>
        <w:spacing w:after="0" w:line="285" w:lineRule="atLeast"/>
        <w:rPr>
          <w:del w:id="343" w:author="Microsoft Word" w:date="2023-11-12T23:39:00Z"/>
          <w:rFonts w:ascii="Consolas" w:eastAsia="Times New Roman" w:hAnsi="Consolas" w:cs="Times New Roman"/>
          <w:color w:val="A7DBF7"/>
          <w:kern w:val="0"/>
          <w:sz w:val="21"/>
          <w:szCs w:val="21"/>
          <w:lang w:val="en-GB"/>
          <w14:ligatures w14:val="none"/>
        </w:rPr>
      </w:pPr>
      <w:del w:id="344"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(Tren2,Estacion7) into trenEstacion</w:delText>
        </w:r>
      </w:del>
    </w:p>
    <w:p w14:paraId="00C4B46C" w14:textId="77777777" w:rsidR="001C138C" w:rsidRPr="00EF6A90" w:rsidRDefault="001C138C" w:rsidP="001C138C">
      <w:pPr>
        <w:shd w:val="clear" w:color="auto" w:fill="011627"/>
        <w:spacing w:after="0" w:line="285" w:lineRule="atLeast"/>
        <w:rPr>
          <w:del w:id="345" w:author="Microsoft Word" w:date="2023-11-12T23:39:00Z"/>
          <w:rFonts w:ascii="Consolas" w:eastAsia="Times New Roman" w:hAnsi="Consolas" w:cs="Times New Roman"/>
          <w:color w:val="A7DBF7"/>
          <w:kern w:val="0"/>
          <w:sz w:val="21"/>
          <w:szCs w:val="21"/>
          <w:lang w:val="en-GB"/>
          <w14:ligatures w14:val="none"/>
        </w:rPr>
      </w:pPr>
      <w:del w:id="346"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154A52C7" w14:textId="77777777" w:rsidR="001C138C" w:rsidRPr="00EF6A90" w:rsidRDefault="001C138C" w:rsidP="001C138C">
      <w:pPr>
        <w:shd w:val="clear" w:color="auto" w:fill="011627"/>
        <w:spacing w:after="0" w:line="285" w:lineRule="atLeast"/>
        <w:rPr>
          <w:del w:id="347" w:author="Microsoft Word" w:date="2023-11-12T23:39:00Z"/>
          <w:rFonts w:ascii="Consolas" w:eastAsia="Times New Roman" w:hAnsi="Consolas" w:cs="Times New Roman"/>
          <w:color w:val="A7DBF7"/>
          <w:kern w:val="0"/>
          <w:sz w:val="21"/>
          <w:szCs w:val="21"/>
          <w:lang w:val="en-GB"/>
          <w14:ligatures w14:val="none"/>
        </w:rPr>
      </w:pPr>
      <w:del w:id="348"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(Tren3,Linea2) into trenLinea</w:delText>
        </w:r>
      </w:del>
    </w:p>
    <w:p w14:paraId="5F5650F8" w14:textId="77777777" w:rsidR="001C138C" w:rsidRPr="00EF6A90" w:rsidRDefault="001C138C" w:rsidP="001C138C">
      <w:pPr>
        <w:shd w:val="clear" w:color="auto" w:fill="011627"/>
        <w:spacing w:after="0" w:line="285" w:lineRule="atLeast"/>
        <w:rPr>
          <w:del w:id="349" w:author="Microsoft Word" w:date="2023-11-12T23:39:00Z"/>
          <w:rFonts w:ascii="Consolas" w:eastAsia="Times New Roman" w:hAnsi="Consolas" w:cs="Times New Roman"/>
          <w:color w:val="A7DBF7"/>
          <w:kern w:val="0"/>
          <w:sz w:val="21"/>
          <w:szCs w:val="21"/>
          <w:lang w:val="en-GB"/>
          <w14:ligatures w14:val="none"/>
        </w:rPr>
      </w:pPr>
      <w:del w:id="350"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(Tren3,Estacion1) into trenEstacion</w:delText>
        </w:r>
      </w:del>
    </w:p>
    <w:p w14:paraId="0D6D13AD" w14:textId="77777777" w:rsidR="001C138C" w:rsidRPr="00EF6A90" w:rsidRDefault="001C138C" w:rsidP="001C138C">
      <w:pPr>
        <w:shd w:val="clear" w:color="auto" w:fill="011627"/>
        <w:spacing w:after="0" w:line="285" w:lineRule="atLeast"/>
        <w:rPr>
          <w:del w:id="351" w:author="Microsoft Word" w:date="2023-11-12T23:39:00Z"/>
          <w:rFonts w:ascii="Consolas" w:eastAsia="Times New Roman" w:hAnsi="Consolas" w:cs="Times New Roman"/>
          <w:color w:val="A7DBF7"/>
          <w:kern w:val="0"/>
          <w:sz w:val="21"/>
          <w:szCs w:val="21"/>
          <w:lang w:val="en-GB"/>
          <w14:ligatures w14:val="none"/>
        </w:rPr>
      </w:pPr>
      <w:del w:id="352"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2C9879EA" w14:textId="77777777" w:rsidR="001C138C" w:rsidRPr="00EF6A90" w:rsidRDefault="001C138C" w:rsidP="001C138C">
      <w:pPr>
        <w:shd w:val="clear" w:color="auto" w:fill="011627"/>
        <w:spacing w:after="0" w:line="285" w:lineRule="atLeast"/>
        <w:rPr>
          <w:del w:id="353" w:author="Microsoft Word" w:date="2023-11-12T23:39:00Z"/>
          <w:rFonts w:ascii="Consolas" w:eastAsia="Times New Roman" w:hAnsi="Consolas" w:cs="Times New Roman"/>
          <w:color w:val="A7DBF7"/>
          <w:kern w:val="0"/>
          <w:sz w:val="21"/>
          <w:szCs w:val="21"/>
          <w:lang w:val="en-GB"/>
          <w14:ligatures w14:val="none"/>
        </w:rPr>
      </w:pPr>
      <w:del w:id="354"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(Tren4,Linea2) into trenLinea</w:delText>
        </w:r>
      </w:del>
    </w:p>
    <w:p w14:paraId="7089C3F9" w14:textId="77777777" w:rsidR="001C138C" w:rsidRPr="00EF6A90" w:rsidRDefault="001C138C" w:rsidP="001C138C">
      <w:pPr>
        <w:shd w:val="clear" w:color="auto" w:fill="011627"/>
        <w:spacing w:after="0" w:line="285" w:lineRule="atLeast"/>
        <w:rPr>
          <w:del w:id="355" w:author="Microsoft Word" w:date="2023-11-12T23:39:00Z"/>
          <w:rFonts w:ascii="Consolas" w:eastAsia="Times New Roman" w:hAnsi="Consolas" w:cs="Times New Roman"/>
          <w:color w:val="A7DBF7"/>
          <w:kern w:val="0"/>
          <w:sz w:val="21"/>
          <w:szCs w:val="21"/>
          <w:lang w:val="en-GB"/>
          <w14:ligatures w14:val="none"/>
        </w:rPr>
      </w:pPr>
      <w:del w:id="356"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(Tren4,Estacion5) into trenEstacion</w:delText>
        </w:r>
      </w:del>
    </w:p>
    <w:p w14:paraId="7030099C" w14:textId="77777777" w:rsidR="001C138C" w:rsidRPr="00EF6A90" w:rsidRDefault="001C138C" w:rsidP="001C138C">
      <w:pPr>
        <w:shd w:val="clear" w:color="auto" w:fill="011627"/>
        <w:spacing w:after="0" w:line="285" w:lineRule="atLeast"/>
        <w:rPr>
          <w:del w:id="357" w:author="Microsoft Word" w:date="2023-11-12T23:39:00Z"/>
          <w:rFonts w:ascii="Consolas" w:eastAsia="Times New Roman" w:hAnsi="Consolas" w:cs="Times New Roman"/>
          <w:color w:val="A7DBF7"/>
          <w:kern w:val="0"/>
          <w:sz w:val="21"/>
          <w:szCs w:val="21"/>
          <w:lang w:val="en-GB"/>
          <w14:ligatures w14:val="none"/>
        </w:rPr>
      </w:pPr>
      <w:del w:id="358"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7DEDA413" w14:textId="77777777" w:rsidR="001C138C" w:rsidRPr="00EF6A90" w:rsidRDefault="001C138C" w:rsidP="001C138C">
      <w:pPr>
        <w:shd w:val="clear" w:color="auto" w:fill="011627"/>
        <w:spacing w:after="0" w:line="285" w:lineRule="atLeast"/>
        <w:rPr>
          <w:del w:id="359" w:author="Microsoft Word" w:date="2023-11-12T23:39:00Z"/>
          <w:rFonts w:ascii="Consolas" w:eastAsia="Times New Roman" w:hAnsi="Consolas" w:cs="Times New Roman"/>
          <w:color w:val="A7DBF7"/>
          <w:kern w:val="0"/>
          <w:sz w:val="21"/>
          <w:szCs w:val="21"/>
          <w:lang w:val="en-GB"/>
          <w14:ligatures w14:val="none"/>
        </w:rPr>
      </w:pPr>
      <w:del w:id="360"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(Tren5,Estacion1) into trenEstacion</w:delText>
        </w:r>
      </w:del>
    </w:p>
    <w:p w14:paraId="20BC573A" w14:textId="77777777" w:rsidR="001C138C" w:rsidRPr="00EF6A90" w:rsidRDefault="001C138C" w:rsidP="001C138C">
      <w:pPr>
        <w:shd w:val="clear" w:color="auto" w:fill="011627"/>
        <w:spacing w:after="0" w:line="285" w:lineRule="atLeast"/>
        <w:rPr>
          <w:del w:id="361" w:author="Microsoft Word" w:date="2023-11-12T23:39:00Z"/>
          <w:rFonts w:ascii="Consolas" w:eastAsia="Times New Roman" w:hAnsi="Consolas" w:cs="Times New Roman"/>
          <w:color w:val="A7DBF7"/>
          <w:kern w:val="0"/>
          <w:sz w:val="21"/>
          <w:szCs w:val="21"/>
          <w:lang w:val="en-GB"/>
          <w14:ligatures w14:val="none"/>
        </w:rPr>
      </w:pPr>
      <w:del w:id="36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(Tren5,Linea3) into trenLinea</w:delText>
        </w:r>
      </w:del>
    </w:p>
    <w:p w14:paraId="746B1C51" w14:textId="77777777" w:rsidR="001C138C" w:rsidRPr="00EF6A90" w:rsidRDefault="001C138C" w:rsidP="001C138C">
      <w:pPr>
        <w:shd w:val="clear" w:color="auto" w:fill="011627"/>
        <w:spacing w:after="0" w:line="285" w:lineRule="atLeast"/>
        <w:rPr>
          <w:del w:id="363" w:author="Microsoft Word" w:date="2023-11-12T23:39:00Z"/>
          <w:rFonts w:ascii="Consolas" w:eastAsia="Times New Roman" w:hAnsi="Consolas" w:cs="Times New Roman"/>
          <w:color w:val="A7DBF7"/>
          <w:kern w:val="0"/>
          <w:sz w:val="21"/>
          <w:szCs w:val="21"/>
          <w:lang w:val="en-GB"/>
          <w14:ligatures w14:val="none"/>
        </w:rPr>
      </w:pPr>
      <w:del w:id="364"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4C2A3DDF" w14:textId="77777777" w:rsidR="001C138C" w:rsidRPr="00EF6A90" w:rsidRDefault="001C138C" w:rsidP="001C138C">
      <w:pPr>
        <w:shd w:val="clear" w:color="auto" w:fill="011627"/>
        <w:spacing w:after="0" w:line="285" w:lineRule="atLeast"/>
        <w:rPr>
          <w:del w:id="365" w:author="Microsoft Word" w:date="2023-11-12T23:39:00Z"/>
          <w:rFonts w:ascii="Consolas" w:eastAsia="Times New Roman" w:hAnsi="Consolas" w:cs="Times New Roman"/>
          <w:color w:val="A7DBF7"/>
          <w:kern w:val="0"/>
          <w:sz w:val="21"/>
          <w:szCs w:val="21"/>
          <w:lang w:val="en-GB"/>
          <w14:ligatures w14:val="none"/>
        </w:rPr>
      </w:pPr>
      <w:del w:id="366"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(Tren6,Estacion5) into trenEstacion</w:delText>
        </w:r>
      </w:del>
    </w:p>
    <w:p w14:paraId="0B9463F7" w14:textId="77777777" w:rsidR="001C138C" w:rsidRPr="00EF6A90" w:rsidRDefault="001C138C" w:rsidP="001C138C">
      <w:pPr>
        <w:shd w:val="clear" w:color="auto" w:fill="011627"/>
        <w:spacing w:after="0" w:line="285" w:lineRule="atLeast"/>
        <w:rPr>
          <w:del w:id="367" w:author="Microsoft Word" w:date="2023-11-12T23:39:00Z"/>
          <w:rFonts w:ascii="Consolas" w:eastAsia="Times New Roman" w:hAnsi="Consolas" w:cs="Times New Roman"/>
          <w:color w:val="A7DBF7"/>
          <w:kern w:val="0"/>
          <w:sz w:val="21"/>
          <w:szCs w:val="21"/>
          <w:lang w:val="en-GB"/>
          <w14:ligatures w14:val="none"/>
        </w:rPr>
      </w:pPr>
      <w:del w:id="368"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(Tren6,Linea3) into trenLinea</w:delText>
        </w:r>
      </w:del>
    </w:p>
    <w:p w14:paraId="56CBA6F0" w14:textId="77777777" w:rsidR="001C138C" w:rsidRPr="00EF6A90" w:rsidRDefault="001C138C" w:rsidP="001C138C">
      <w:pPr>
        <w:shd w:val="clear" w:color="auto" w:fill="011627"/>
        <w:spacing w:after="0" w:line="285" w:lineRule="atLeast"/>
        <w:rPr>
          <w:del w:id="369" w:author="Microsoft Word" w:date="2023-11-12T23:39:00Z"/>
          <w:rFonts w:ascii="Consolas" w:eastAsia="Times New Roman" w:hAnsi="Consolas" w:cs="Times New Roman"/>
          <w:color w:val="A7DBF7"/>
          <w:kern w:val="0"/>
          <w:sz w:val="21"/>
          <w:szCs w:val="21"/>
          <w:lang w:val="en-GB"/>
          <w14:ligatures w14:val="none"/>
        </w:rPr>
      </w:pPr>
      <w:del w:id="370"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Clock</w:delText>
        </w:r>
      </w:del>
    </w:p>
    <w:p w14:paraId="5DD02578" w14:textId="77777777" w:rsidR="001C138C" w:rsidRPr="00EF6A90" w:rsidRDefault="001C138C" w:rsidP="001C138C">
      <w:pPr>
        <w:shd w:val="clear" w:color="auto" w:fill="011627"/>
        <w:spacing w:after="0" w:line="285" w:lineRule="atLeast"/>
        <w:rPr>
          <w:del w:id="371" w:author="Microsoft Word" w:date="2023-11-12T23:39:00Z"/>
          <w:rFonts w:ascii="Consolas" w:eastAsia="Times New Roman" w:hAnsi="Consolas" w:cs="Times New Roman"/>
          <w:color w:val="A7DBF7"/>
          <w:kern w:val="0"/>
          <w:sz w:val="21"/>
          <w:szCs w:val="21"/>
          <w:lang w:val="en-GB"/>
          <w14:ligatures w14:val="none"/>
        </w:rPr>
      </w:pPr>
      <w:del w:id="37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(Clock1,Tren1) into Time</w:delText>
        </w:r>
      </w:del>
    </w:p>
    <w:p w14:paraId="153A5619" w14:textId="77777777" w:rsidR="001C138C" w:rsidRPr="00EF6A90" w:rsidRDefault="001C138C" w:rsidP="001C138C">
      <w:pPr>
        <w:shd w:val="clear" w:color="auto" w:fill="011627"/>
        <w:spacing w:after="0" w:line="285" w:lineRule="atLeast"/>
        <w:rPr>
          <w:del w:id="373" w:author="Microsoft Word" w:date="2023-11-12T23:39:00Z"/>
          <w:rFonts w:ascii="Consolas" w:eastAsia="Times New Roman" w:hAnsi="Consolas" w:cs="Times New Roman"/>
          <w:color w:val="A7DBF7"/>
          <w:kern w:val="0"/>
          <w:sz w:val="21"/>
          <w:szCs w:val="21"/>
          <w:lang w:val="en-GB"/>
          <w14:ligatures w14:val="none"/>
        </w:rPr>
      </w:pPr>
      <w:del w:id="374"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(Clock1,Tren5) into Time</w:delText>
        </w:r>
      </w:del>
    </w:p>
    <w:p w14:paraId="7A05A6F7" w14:textId="77777777" w:rsidR="001C138C" w:rsidRPr="00EF6A90" w:rsidRDefault="001C138C" w:rsidP="001C138C">
      <w:pPr>
        <w:shd w:val="clear" w:color="auto" w:fill="011627"/>
        <w:spacing w:after="0" w:line="285" w:lineRule="atLeast"/>
        <w:rPr>
          <w:del w:id="375" w:author="Microsoft Word" w:date="2023-11-12T23:39:00Z"/>
          <w:rFonts w:ascii="Consolas" w:eastAsia="Times New Roman" w:hAnsi="Consolas" w:cs="Times New Roman"/>
          <w:color w:val="A7DBF7"/>
          <w:kern w:val="0"/>
          <w:sz w:val="21"/>
          <w:szCs w:val="21"/>
          <w:lang w:val="en-GB"/>
          <w14:ligatures w14:val="none"/>
        </w:rPr>
      </w:pPr>
      <w:del w:id="376"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(Clock1,Tren6) into Time</w:delText>
        </w:r>
      </w:del>
    </w:p>
    <w:p w14:paraId="45E3402D" w14:textId="77777777" w:rsidR="001C138C" w:rsidRPr="00EF6A90" w:rsidRDefault="001C138C" w:rsidP="001C138C">
      <w:pPr>
        <w:shd w:val="clear" w:color="auto" w:fill="011627"/>
        <w:spacing w:after="0" w:line="285" w:lineRule="atLeast"/>
        <w:rPr>
          <w:del w:id="377" w:author="Microsoft Word" w:date="2023-11-12T23:39:00Z"/>
          <w:rFonts w:ascii="Consolas" w:eastAsia="Times New Roman" w:hAnsi="Consolas" w:cs="Times New Roman"/>
          <w:color w:val="A7DBF7"/>
          <w:kern w:val="0"/>
          <w:sz w:val="21"/>
          <w:szCs w:val="21"/>
          <w:lang w:val="en-GB"/>
          <w14:ligatures w14:val="none"/>
        </w:rPr>
      </w:pPr>
      <w:del w:id="378"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(Clock1,Tren4) into Time</w:delText>
        </w:r>
      </w:del>
    </w:p>
    <w:p w14:paraId="3A21CE4C" w14:textId="77777777" w:rsidR="001C138C" w:rsidRPr="00EF6A90" w:rsidRDefault="001C138C" w:rsidP="001C138C">
      <w:pPr>
        <w:shd w:val="clear" w:color="auto" w:fill="011627"/>
        <w:spacing w:after="0" w:line="285" w:lineRule="atLeast"/>
        <w:rPr>
          <w:del w:id="379" w:author="Microsoft Word" w:date="2023-11-12T23:39:00Z"/>
          <w:rFonts w:ascii="Consolas" w:eastAsia="Times New Roman" w:hAnsi="Consolas" w:cs="Times New Roman"/>
          <w:color w:val="A7DBF7"/>
          <w:kern w:val="0"/>
          <w:sz w:val="21"/>
          <w:szCs w:val="21"/>
          <w:lang w:val="en-GB"/>
          <w14:ligatures w14:val="none"/>
        </w:rPr>
      </w:pPr>
      <w:del w:id="380"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(Clock1,Tren2) into Time</w:delText>
        </w:r>
      </w:del>
    </w:p>
    <w:p w14:paraId="3DF40C2E" w14:textId="77777777" w:rsidR="001C138C" w:rsidRPr="00EF6A90" w:rsidRDefault="001C138C" w:rsidP="001C138C">
      <w:pPr>
        <w:shd w:val="clear" w:color="auto" w:fill="011627"/>
        <w:spacing w:after="0" w:line="285" w:lineRule="atLeast"/>
        <w:rPr>
          <w:del w:id="381" w:author="Microsoft Word" w:date="2023-11-12T23:39:00Z"/>
          <w:rFonts w:ascii="Consolas" w:eastAsia="Times New Roman" w:hAnsi="Consolas" w:cs="Times New Roman"/>
          <w:color w:val="A7DBF7"/>
          <w:kern w:val="0"/>
          <w:sz w:val="21"/>
          <w:szCs w:val="21"/>
          <w:lang w:val="en-GB"/>
          <w14:ligatures w14:val="none"/>
        </w:rPr>
      </w:pPr>
      <w:del w:id="38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(Clock1,Tren3) into Time</w:delText>
        </w:r>
      </w:del>
    </w:p>
    <w:p w14:paraId="568420FE" w14:textId="77777777" w:rsidR="001C138C" w:rsidRPr="00EF6A90" w:rsidRDefault="001C138C" w:rsidP="001C138C">
      <w:pPr>
        <w:shd w:val="clear" w:color="auto" w:fill="011627"/>
        <w:spacing w:after="0" w:line="285" w:lineRule="atLeast"/>
        <w:rPr>
          <w:del w:id="383" w:author="Microsoft Word" w:date="2023-11-12T23:39:00Z"/>
          <w:rFonts w:ascii="Consolas" w:eastAsia="Times New Roman" w:hAnsi="Consolas" w:cs="Times New Roman"/>
          <w:color w:val="A7DBF7"/>
          <w:kern w:val="0"/>
          <w:sz w:val="21"/>
          <w:szCs w:val="21"/>
          <w:lang w:val="en-GB"/>
          <w14:ligatures w14:val="none"/>
        </w:rPr>
      </w:pPr>
      <w:del w:id="384"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i/>
            <w:iCs/>
            <w:color w:val="87AFF4"/>
            <w:kern w:val="0"/>
            <w:sz w:val="21"/>
            <w:szCs w:val="21"/>
            <w:lang w:val="en-GB"/>
            <w14:ligatures w14:val="none"/>
          </w:rPr>
          <w:delText>run</w:delText>
        </w:r>
        <w:r w:rsidRPr="00EF6A90">
          <w:rPr>
            <w:rFonts w:ascii="Consolas" w:eastAsia="Times New Roman" w:hAnsi="Consolas" w:cs="Times New Roman"/>
            <w:color w:val="A7DBF7"/>
            <w:kern w:val="0"/>
            <w:sz w:val="21"/>
            <w:szCs w:val="21"/>
            <w:lang w:val="en-GB"/>
            <w14:ligatures w14:val="none"/>
          </w:rPr>
          <w:delText>(20)</w:delText>
        </w:r>
      </w:del>
    </w:p>
    <w:p w14:paraId="25F299C6" w14:textId="77777777" w:rsidR="001C138C" w:rsidRPr="00EF6A90" w:rsidRDefault="001C138C" w:rsidP="001C138C">
      <w:pPr>
        <w:shd w:val="clear" w:color="auto" w:fill="011627"/>
        <w:spacing w:after="0" w:line="285" w:lineRule="atLeast"/>
        <w:rPr>
          <w:del w:id="385" w:author="Microsoft Word" w:date="2023-11-12T23:39:00Z"/>
          <w:rFonts w:ascii="Consolas" w:eastAsia="Times New Roman" w:hAnsi="Consolas" w:cs="Times New Roman"/>
          <w:color w:val="A7DBF7"/>
          <w:kern w:val="0"/>
          <w:sz w:val="21"/>
          <w:szCs w:val="21"/>
          <w:lang w:val="en-GB"/>
          <w14:ligatures w14:val="none"/>
        </w:rPr>
      </w:pPr>
      <w:del w:id="386"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(Tren1,Via1) into trenVia</w:delText>
        </w:r>
      </w:del>
    </w:p>
    <w:p w14:paraId="6702112D" w14:textId="77777777" w:rsidR="001C138C" w:rsidRPr="00EF6A90" w:rsidRDefault="001C138C" w:rsidP="001C138C">
      <w:pPr>
        <w:shd w:val="clear" w:color="auto" w:fill="011627"/>
        <w:spacing w:after="0" w:line="285" w:lineRule="atLeast"/>
        <w:rPr>
          <w:del w:id="387" w:author="Microsoft Word" w:date="2023-11-12T23:39:00Z"/>
          <w:rFonts w:ascii="Consolas" w:eastAsia="Times New Roman" w:hAnsi="Consolas" w:cs="Times New Roman"/>
          <w:color w:val="A7DBF7"/>
          <w:kern w:val="0"/>
          <w:sz w:val="21"/>
          <w:szCs w:val="21"/>
          <w:lang w:val="en-GB"/>
          <w14:ligatures w14:val="none"/>
        </w:rPr>
      </w:pPr>
      <w:del w:id="388"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(Tren2,Via6) into trenVia</w:delText>
        </w:r>
      </w:del>
    </w:p>
    <w:p w14:paraId="5559D9CA" w14:textId="77777777" w:rsidR="001C138C" w:rsidRPr="00EF6A90" w:rsidRDefault="001C138C" w:rsidP="001C138C">
      <w:pPr>
        <w:shd w:val="clear" w:color="auto" w:fill="011627"/>
        <w:spacing w:after="0" w:line="285" w:lineRule="atLeast"/>
        <w:rPr>
          <w:del w:id="389" w:author="Microsoft Word" w:date="2023-11-12T23:39:00Z"/>
          <w:rFonts w:ascii="Consolas" w:eastAsia="Times New Roman" w:hAnsi="Consolas" w:cs="Times New Roman"/>
          <w:color w:val="A7DBF7"/>
          <w:kern w:val="0"/>
          <w:sz w:val="21"/>
          <w:szCs w:val="21"/>
          <w:lang w:val="en-GB"/>
          <w14:ligatures w14:val="none"/>
        </w:rPr>
      </w:pPr>
      <w:del w:id="390"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(Tren5,Via11) into trenVia</w:delText>
        </w:r>
      </w:del>
    </w:p>
    <w:p w14:paraId="7305108B" w14:textId="77777777" w:rsidR="001C138C" w:rsidRPr="00EF6A90" w:rsidRDefault="001C138C" w:rsidP="001C138C">
      <w:pPr>
        <w:shd w:val="clear" w:color="auto" w:fill="011627"/>
        <w:spacing w:after="0" w:line="285" w:lineRule="atLeast"/>
        <w:rPr>
          <w:del w:id="391" w:author="Microsoft Word" w:date="2023-11-12T23:39:00Z"/>
          <w:rFonts w:ascii="Consolas" w:eastAsia="Times New Roman" w:hAnsi="Consolas" w:cs="Times New Roman"/>
          <w:color w:val="A7DBF7"/>
          <w:kern w:val="0"/>
          <w:sz w:val="21"/>
          <w:szCs w:val="21"/>
          <w:lang w:val="en-GB"/>
          <w14:ligatures w14:val="none"/>
        </w:rPr>
      </w:pPr>
      <w:del w:id="39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(Tren4,Via9) into trenVia</w:delText>
        </w:r>
      </w:del>
    </w:p>
    <w:p w14:paraId="24588F7F" w14:textId="77777777" w:rsidR="001C138C" w:rsidRPr="00EF6A90" w:rsidRDefault="001C138C" w:rsidP="001C138C">
      <w:pPr>
        <w:shd w:val="clear" w:color="auto" w:fill="011627"/>
        <w:spacing w:after="0" w:line="285" w:lineRule="atLeast"/>
        <w:rPr>
          <w:del w:id="393" w:author="Microsoft Word" w:date="2023-11-12T23:39:00Z"/>
          <w:rFonts w:ascii="Consolas" w:eastAsia="Times New Roman" w:hAnsi="Consolas" w:cs="Times New Roman"/>
          <w:color w:val="A7DBF7"/>
          <w:kern w:val="0"/>
          <w:sz w:val="21"/>
          <w:szCs w:val="21"/>
          <w:lang w:val="en-GB"/>
          <w14:ligatures w14:val="none"/>
        </w:rPr>
      </w:pPr>
      <w:del w:id="394"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(Tren6,Via10) into trenVia</w:delText>
        </w:r>
      </w:del>
    </w:p>
    <w:p w14:paraId="7485BD4C" w14:textId="77777777" w:rsidR="001C138C" w:rsidRPr="00EF6A90" w:rsidRDefault="001C138C" w:rsidP="001C138C">
      <w:pPr>
        <w:shd w:val="clear" w:color="auto" w:fill="011627"/>
        <w:spacing w:after="0" w:line="285" w:lineRule="atLeast"/>
        <w:rPr>
          <w:del w:id="395" w:author="Microsoft Word" w:date="2023-11-12T23:39:00Z"/>
          <w:rFonts w:ascii="Consolas" w:eastAsia="Times New Roman" w:hAnsi="Consolas" w:cs="Times New Roman"/>
          <w:color w:val="A7DBF7"/>
          <w:kern w:val="0"/>
          <w:sz w:val="21"/>
          <w:szCs w:val="21"/>
          <w:lang w:val="en-GB"/>
          <w14:ligatures w14:val="none"/>
        </w:rPr>
      </w:pPr>
      <w:del w:id="396"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(Tren3,Via7) into trenVia</w:delText>
        </w:r>
      </w:del>
    </w:p>
    <w:p w14:paraId="49BBF55C" w14:textId="77777777" w:rsidR="001C138C" w:rsidRPr="001C138C" w:rsidRDefault="001C138C" w:rsidP="001C138C">
      <w:pPr>
        <w:shd w:val="clear" w:color="auto" w:fill="011627"/>
        <w:spacing w:after="0" w:line="285" w:lineRule="atLeast"/>
        <w:rPr>
          <w:del w:id="397" w:author="Microsoft Word" w:date="2023-11-12T23:39:00Z"/>
          <w:rFonts w:ascii="Consolas" w:eastAsia="Times New Roman" w:hAnsi="Consolas" w:cs="Times New Roman"/>
          <w:color w:val="A7DBF7"/>
          <w:kern w:val="0"/>
          <w:sz w:val="21"/>
          <w:szCs w:val="21"/>
          <w14:ligatures w14:val="none"/>
        </w:rPr>
      </w:pPr>
      <w:del w:id="39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color w:val="A7DBF7"/>
            <w:kern w:val="0"/>
            <w:sz w:val="21"/>
            <w:szCs w:val="21"/>
            <w14:ligatures w14:val="none"/>
          </w:rPr>
          <w:delText>destroy Segmento7; destroy Via7; destroy Via8</w:delText>
        </w:r>
      </w:del>
    </w:p>
    <w:p w14:paraId="4AC0A1DD" w14:textId="77777777" w:rsidR="001C138C" w:rsidRPr="001C138C" w:rsidRDefault="001C138C" w:rsidP="001C138C">
      <w:pPr>
        <w:shd w:val="clear" w:color="auto" w:fill="011627"/>
        <w:spacing w:after="0" w:line="285" w:lineRule="atLeast"/>
        <w:rPr>
          <w:del w:id="399" w:author="Microsoft Word" w:date="2023-11-12T23:39:00Z"/>
          <w:rFonts w:ascii="Consolas" w:eastAsia="Times New Roman" w:hAnsi="Consolas" w:cs="Times New Roman"/>
          <w:color w:val="A7DBF7"/>
          <w:kern w:val="0"/>
          <w:sz w:val="21"/>
          <w:szCs w:val="21"/>
          <w14:ligatures w14:val="none"/>
        </w:rPr>
      </w:pPr>
      <w:del w:id="40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(Tren3,Via1) into trenVia</w:delText>
        </w:r>
      </w:del>
    </w:p>
    <w:p w14:paraId="5B0E7426" w14:textId="77777777" w:rsidR="001C138C" w:rsidRPr="001C138C" w:rsidRDefault="001C138C" w:rsidP="001C138C">
      <w:pPr>
        <w:shd w:val="clear" w:color="auto" w:fill="011627"/>
        <w:spacing w:after="0" w:line="285" w:lineRule="atLeast"/>
        <w:rPr>
          <w:del w:id="401" w:author="Microsoft Word" w:date="2023-11-12T23:39:00Z"/>
          <w:rFonts w:ascii="Consolas" w:eastAsia="Times New Roman" w:hAnsi="Consolas" w:cs="Times New Roman"/>
          <w:color w:val="A7DBF7"/>
          <w:kern w:val="0"/>
          <w:sz w:val="21"/>
          <w:szCs w:val="21"/>
          <w14:ligatures w14:val="none"/>
        </w:rPr>
      </w:pPr>
      <w:del w:id="40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(Tren6,Via10) from trenVia</w:delText>
        </w:r>
      </w:del>
    </w:p>
    <w:p w14:paraId="548ABFFA" w14:textId="77777777" w:rsidR="001C138C" w:rsidRPr="001C138C" w:rsidRDefault="001C138C" w:rsidP="001C138C">
      <w:pPr>
        <w:shd w:val="clear" w:color="auto" w:fill="011627"/>
        <w:spacing w:after="0" w:line="285" w:lineRule="atLeast"/>
        <w:rPr>
          <w:del w:id="403" w:author="Microsoft Word" w:date="2023-11-12T23:39:00Z"/>
          <w:rFonts w:ascii="Consolas" w:eastAsia="Times New Roman" w:hAnsi="Consolas" w:cs="Times New Roman"/>
          <w:color w:val="A7DBF7"/>
          <w:kern w:val="0"/>
          <w:sz w:val="21"/>
          <w:szCs w:val="21"/>
          <w14:ligatures w14:val="none"/>
        </w:rPr>
      </w:pPr>
      <w:del w:id="40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(Tren6,Via9) into trenVia</w:delText>
        </w:r>
      </w:del>
    </w:p>
    <w:p w14:paraId="69F3C26B" w14:textId="77777777" w:rsidR="001C138C" w:rsidRPr="001C138C" w:rsidRDefault="001C138C" w:rsidP="001C138C">
      <w:pPr>
        <w:shd w:val="clear" w:color="auto" w:fill="011627"/>
        <w:spacing w:after="0" w:line="285" w:lineRule="atLeast"/>
        <w:rPr>
          <w:del w:id="405" w:author="Microsoft Word" w:date="2023-11-12T23:39:00Z"/>
          <w:rFonts w:ascii="Consolas" w:eastAsia="Times New Roman" w:hAnsi="Consolas" w:cs="Times New Roman"/>
          <w:color w:val="A7DBF7"/>
          <w:kern w:val="0"/>
          <w:sz w:val="21"/>
          <w:szCs w:val="21"/>
          <w14:ligatures w14:val="none"/>
        </w:rPr>
      </w:pPr>
      <w:del w:id="40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(Tren4,Via9) from trenVia</w:delText>
        </w:r>
      </w:del>
    </w:p>
    <w:p w14:paraId="47767297" w14:textId="77777777" w:rsidR="001C138C" w:rsidRPr="001C138C" w:rsidRDefault="001C138C" w:rsidP="001C138C">
      <w:pPr>
        <w:shd w:val="clear" w:color="auto" w:fill="011627"/>
        <w:spacing w:after="0" w:line="285" w:lineRule="atLeast"/>
        <w:rPr>
          <w:del w:id="407" w:author="Microsoft Word" w:date="2023-11-12T23:39:00Z"/>
          <w:rFonts w:ascii="Consolas" w:eastAsia="Times New Roman" w:hAnsi="Consolas" w:cs="Times New Roman"/>
          <w:color w:val="A7DBF7"/>
          <w:kern w:val="0"/>
          <w:sz w:val="21"/>
          <w:szCs w:val="21"/>
          <w14:ligatures w14:val="none"/>
        </w:rPr>
      </w:pPr>
      <w:del w:id="40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(Tren6,Via9) from trenVia</w:delText>
        </w:r>
      </w:del>
    </w:p>
    <w:p w14:paraId="2616DE07" w14:textId="77777777" w:rsidR="001C138C" w:rsidRPr="001C138C" w:rsidRDefault="001C138C" w:rsidP="001C138C">
      <w:pPr>
        <w:shd w:val="clear" w:color="auto" w:fill="011627"/>
        <w:spacing w:after="0" w:line="285" w:lineRule="atLeast"/>
        <w:rPr>
          <w:del w:id="409" w:author="Microsoft Word" w:date="2023-11-12T23:39:00Z"/>
          <w:rFonts w:ascii="Consolas" w:eastAsia="Times New Roman" w:hAnsi="Consolas" w:cs="Times New Roman"/>
          <w:color w:val="A7DBF7"/>
          <w:kern w:val="0"/>
          <w:sz w:val="21"/>
          <w:szCs w:val="21"/>
          <w14:ligatures w14:val="none"/>
        </w:rPr>
      </w:pPr>
      <w:del w:id="41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(Tren6,Via10) into trenVia</w:delText>
        </w:r>
      </w:del>
    </w:p>
    <w:p w14:paraId="56507DD8" w14:textId="77777777" w:rsidR="001C138C" w:rsidRPr="001C138C" w:rsidRDefault="001C138C" w:rsidP="001C138C">
      <w:pPr>
        <w:shd w:val="clear" w:color="auto" w:fill="011627"/>
        <w:spacing w:after="0" w:line="285" w:lineRule="atLeast"/>
        <w:rPr>
          <w:del w:id="411" w:author="Microsoft Word" w:date="2023-11-12T23:39:00Z"/>
          <w:rFonts w:ascii="Consolas" w:eastAsia="Times New Roman" w:hAnsi="Consolas" w:cs="Times New Roman"/>
          <w:color w:val="A7DBF7"/>
          <w:kern w:val="0"/>
          <w:sz w:val="21"/>
          <w:szCs w:val="21"/>
          <w14:ligatures w14:val="none"/>
        </w:rPr>
      </w:pPr>
      <w:del w:id="41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(Tren4,Via10) into trenVia</w:delText>
        </w:r>
      </w:del>
    </w:p>
    <w:p w14:paraId="68F8B65C" w14:textId="77777777" w:rsidR="001C138C" w:rsidRPr="001C138C" w:rsidRDefault="001C138C" w:rsidP="001C138C">
      <w:pPr>
        <w:shd w:val="clear" w:color="auto" w:fill="011627"/>
        <w:spacing w:after="0" w:line="285" w:lineRule="atLeast"/>
        <w:rPr>
          <w:del w:id="413" w:author="Microsoft Word" w:date="2023-11-12T23:39:00Z"/>
          <w:rFonts w:ascii="Consolas" w:eastAsia="Times New Roman" w:hAnsi="Consolas" w:cs="Times New Roman"/>
          <w:color w:val="A7DBF7"/>
          <w:kern w:val="0"/>
          <w:sz w:val="21"/>
          <w:szCs w:val="21"/>
          <w14:ligatures w14:val="none"/>
        </w:rPr>
      </w:pPr>
      <w:del w:id="41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(Linea3,Segmento8) from segmentoPerteneceALinea</w:delText>
        </w:r>
      </w:del>
    </w:p>
    <w:p w14:paraId="2878E108" w14:textId="77777777" w:rsidR="001C138C" w:rsidRPr="001C138C" w:rsidRDefault="001C138C" w:rsidP="001C138C">
      <w:pPr>
        <w:shd w:val="clear" w:color="auto" w:fill="011627"/>
        <w:spacing w:after="0" w:line="285" w:lineRule="atLeast"/>
        <w:rPr>
          <w:del w:id="415" w:author="Microsoft Word" w:date="2023-11-12T23:39:00Z"/>
          <w:rFonts w:ascii="Consolas" w:eastAsia="Times New Roman" w:hAnsi="Consolas" w:cs="Times New Roman"/>
          <w:color w:val="A7DBF7"/>
          <w:kern w:val="0"/>
          <w:sz w:val="21"/>
          <w:szCs w:val="21"/>
          <w14:ligatures w14:val="none"/>
        </w:rPr>
      </w:pPr>
      <w:del w:id="416"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405DC22E" w14:textId="77777777" w:rsidR="001C138C" w:rsidRPr="001C138C" w:rsidRDefault="001C138C" w:rsidP="001C138C">
      <w:pPr>
        <w:shd w:val="clear" w:color="auto" w:fill="011627"/>
        <w:spacing w:after="0" w:line="285" w:lineRule="atLeast"/>
        <w:rPr>
          <w:del w:id="417" w:author="Microsoft Word" w:date="2023-11-12T23:39:00Z"/>
          <w:rFonts w:ascii="Consolas" w:eastAsia="Times New Roman" w:hAnsi="Consolas" w:cs="Times New Roman"/>
          <w:color w:val="A7DBF7"/>
          <w:kern w:val="0"/>
          <w:sz w:val="21"/>
          <w:szCs w:val="21"/>
          <w14:ligatures w14:val="none"/>
        </w:rPr>
      </w:pPr>
      <w:del w:id="418"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Segmento</w:delText>
        </w:r>
      </w:del>
    </w:p>
    <w:p w14:paraId="67EF231E" w14:textId="77777777" w:rsidR="001C138C" w:rsidRPr="001C138C" w:rsidRDefault="001C138C" w:rsidP="001C138C">
      <w:pPr>
        <w:shd w:val="clear" w:color="auto" w:fill="011627"/>
        <w:spacing w:after="0" w:line="285" w:lineRule="atLeast"/>
        <w:rPr>
          <w:del w:id="419" w:author="Microsoft Word" w:date="2023-11-12T23:39:00Z"/>
          <w:rFonts w:ascii="Consolas" w:eastAsia="Times New Roman" w:hAnsi="Consolas" w:cs="Times New Roman"/>
          <w:color w:val="A7DBF7"/>
          <w:kern w:val="0"/>
          <w:sz w:val="21"/>
          <w:szCs w:val="21"/>
          <w14:ligatures w14:val="none"/>
        </w:rPr>
      </w:pPr>
      <w:del w:id="420" w:author="Microsoft Word" w:date="2023-11-12T23:39:00Z">
        <w:r w:rsidRPr="001C138C">
          <w:rPr>
            <w:rFonts w:ascii="Consolas" w:eastAsia="Times New Roman" w:hAnsi="Consolas" w:cs="Times New Roman"/>
            <w:i/>
            <w:iCs/>
            <w:color w:val="00BFF9"/>
            <w:kern w:val="0"/>
            <w:sz w:val="21"/>
            <w:szCs w:val="21"/>
            <w14:ligatures w14:val="none"/>
          </w:rPr>
          <w:delText>!new</w:delText>
        </w:r>
        <w:r w:rsidRPr="001C138C">
          <w:rPr>
            <w:rFonts w:ascii="Consolas" w:eastAsia="Times New Roman" w:hAnsi="Consolas" w:cs="Times New Roman"/>
            <w:color w:val="A7DBF7"/>
            <w:kern w:val="0"/>
            <w:sz w:val="21"/>
            <w:szCs w:val="21"/>
            <w14:ligatures w14:val="none"/>
          </w:rPr>
          <w:delText xml:space="preserve"> </w:delText>
        </w:r>
        <w:r w:rsidRPr="001C138C">
          <w:rPr>
            <w:rFonts w:ascii="Consolas" w:eastAsia="Times New Roman" w:hAnsi="Consolas" w:cs="Times New Roman"/>
            <w:color w:val="F7ECB5"/>
            <w:kern w:val="0"/>
            <w:sz w:val="21"/>
            <w:szCs w:val="21"/>
            <w14:ligatures w14:val="none"/>
          </w:rPr>
          <w:delText>Via</w:delText>
        </w:r>
      </w:del>
    </w:p>
    <w:p w14:paraId="5C232FE1" w14:textId="77777777" w:rsidR="001C138C" w:rsidRPr="001C138C" w:rsidRDefault="001C138C" w:rsidP="001C138C">
      <w:pPr>
        <w:shd w:val="clear" w:color="auto" w:fill="011627"/>
        <w:spacing w:after="0" w:line="285" w:lineRule="atLeast"/>
        <w:rPr>
          <w:del w:id="421" w:author="Microsoft Word" w:date="2023-11-12T23:39:00Z"/>
          <w:rFonts w:ascii="Consolas" w:eastAsia="Times New Roman" w:hAnsi="Consolas" w:cs="Times New Roman"/>
          <w:color w:val="A7DBF7"/>
          <w:kern w:val="0"/>
          <w:sz w:val="21"/>
          <w:szCs w:val="21"/>
          <w14:ligatures w14:val="none"/>
        </w:rPr>
      </w:pPr>
      <w:del w:id="42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(Estacion4,Via18) into estacionViaIda</w:delText>
        </w:r>
      </w:del>
    </w:p>
    <w:p w14:paraId="4CF0BFDA" w14:textId="77777777" w:rsidR="001C138C" w:rsidRPr="001C138C" w:rsidRDefault="001C138C" w:rsidP="001C138C">
      <w:pPr>
        <w:shd w:val="clear" w:color="auto" w:fill="011627"/>
        <w:spacing w:after="0" w:line="285" w:lineRule="atLeast"/>
        <w:rPr>
          <w:del w:id="423" w:author="Microsoft Word" w:date="2023-11-12T23:39:00Z"/>
          <w:rFonts w:ascii="Consolas" w:eastAsia="Times New Roman" w:hAnsi="Consolas" w:cs="Times New Roman"/>
          <w:color w:val="A7DBF7"/>
          <w:kern w:val="0"/>
          <w:sz w:val="21"/>
          <w:szCs w:val="21"/>
          <w14:ligatures w14:val="none"/>
        </w:rPr>
      </w:pPr>
      <w:del w:id="42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(Estacion4,Via17) into estacionViaVuelta</w:delText>
        </w:r>
      </w:del>
    </w:p>
    <w:p w14:paraId="4AFCE45D" w14:textId="77777777" w:rsidR="001C138C" w:rsidRPr="001C138C" w:rsidRDefault="001C138C" w:rsidP="001C138C">
      <w:pPr>
        <w:shd w:val="clear" w:color="auto" w:fill="011627"/>
        <w:spacing w:after="0" w:line="285" w:lineRule="atLeast"/>
        <w:rPr>
          <w:del w:id="425" w:author="Microsoft Word" w:date="2023-11-12T23:39:00Z"/>
          <w:rFonts w:ascii="Consolas" w:eastAsia="Times New Roman" w:hAnsi="Consolas" w:cs="Times New Roman"/>
          <w:color w:val="A7DBF7"/>
          <w:kern w:val="0"/>
          <w:sz w:val="21"/>
          <w:szCs w:val="21"/>
          <w14:ligatures w14:val="none"/>
        </w:rPr>
      </w:pPr>
      <w:del w:id="42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(Estacion5,Via18) into estacionViaIda</w:delText>
        </w:r>
      </w:del>
    </w:p>
    <w:p w14:paraId="62D19947" w14:textId="77777777" w:rsidR="001C138C" w:rsidRPr="001C138C" w:rsidRDefault="001C138C" w:rsidP="001C138C">
      <w:pPr>
        <w:shd w:val="clear" w:color="auto" w:fill="011627"/>
        <w:spacing w:after="0" w:line="285" w:lineRule="atLeast"/>
        <w:rPr>
          <w:del w:id="427" w:author="Microsoft Word" w:date="2023-11-12T23:39:00Z"/>
          <w:rFonts w:ascii="Consolas" w:eastAsia="Times New Roman" w:hAnsi="Consolas" w:cs="Times New Roman"/>
          <w:color w:val="A7DBF7"/>
          <w:kern w:val="0"/>
          <w:sz w:val="21"/>
          <w:szCs w:val="21"/>
          <w14:ligatures w14:val="none"/>
        </w:rPr>
      </w:pPr>
      <w:del w:id="42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(Estacion5,Via17) into estacionViaVuelta</w:delText>
        </w:r>
      </w:del>
    </w:p>
    <w:p w14:paraId="1DF21C4D" w14:textId="77777777" w:rsidR="001C138C" w:rsidRPr="001C138C" w:rsidRDefault="001C138C" w:rsidP="001C138C">
      <w:pPr>
        <w:shd w:val="clear" w:color="auto" w:fill="011627"/>
        <w:spacing w:after="0" w:line="285" w:lineRule="atLeast"/>
        <w:rPr>
          <w:del w:id="429" w:author="Microsoft Word" w:date="2023-11-12T23:39:00Z"/>
          <w:rFonts w:ascii="Consolas" w:eastAsia="Times New Roman" w:hAnsi="Consolas" w:cs="Times New Roman"/>
          <w:color w:val="A7DBF7"/>
          <w:kern w:val="0"/>
          <w:sz w:val="21"/>
          <w:szCs w:val="21"/>
          <w14:ligatures w14:val="none"/>
        </w:rPr>
      </w:pPr>
      <w:del w:id="43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(Segmento9,Via18) into viasDelSegmento</w:delText>
        </w:r>
      </w:del>
    </w:p>
    <w:p w14:paraId="6C3471D7" w14:textId="77777777" w:rsidR="001C138C" w:rsidRPr="001C138C" w:rsidRDefault="001C138C" w:rsidP="001C138C">
      <w:pPr>
        <w:shd w:val="clear" w:color="auto" w:fill="011627"/>
        <w:spacing w:after="0" w:line="285" w:lineRule="atLeast"/>
        <w:rPr>
          <w:del w:id="431" w:author="Microsoft Word" w:date="2023-11-12T23:39:00Z"/>
          <w:rFonts w:ascii="Consolas" w:eastAsia="Times New Roman" w:hAnsi="Consolas" w:cs="Times New Roman"/>
          <w:color w:val="A7DBF7"/>
          <w:kern w:val="0"/>
          <w:sz w:val="21"/>
          <w:szCs w:val="21"/>
          <w14:ligatures w14:val="none"/>
        </w:rPr>
      </w:pPr>
      <w:del w:id="43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(Segmento9,Via17) into viasDelSegmento</w:delText>
        </w:r>
      </w:del>
    </w:p>
    <w:p w14:paraId="330023F7" w14:textId="77777777" w:rsidR="001C138C" w:rsidRPr="001C138C" w:rsidRDefault="001C138C" w:rsidP="001C138C">
      <w:pPr>
        <w:shd w:val="clear" w:color="auto" w:fill="011627"/>
        <w:spacing w:after="0" w:line="285" w:lineRule="atLeast"/>
        <w:rPr>
          <w:del w:id="433" w:author="Microsoft Word" w:date="2023-11-12T23:39:00Z"/>
          <w:rFonts w:ascii="Consolas" w:eastAsia="Times New Roman" w:hAnsi="Consolas" w:cs="Times New Roman"/>
          <w:color w:val="A7DBF7"/>
          <w:kern w:val="0"/>
          <w:sz w:val="21"/>
          <w:szCs w:val="21"/>
          <w14:ligatures w14:val="none"/>
        </w:rPr>
      </w:pPr>
      <w:del w:id="43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(Linea3,Segmento9) into segmentoPerteneceALinea</w:delText>
        </w:r>
      </w:del>
    </w:p>
    <w:p w14:paraId="27709313" w14:textId="77777777" w:rsidR="001C138C" w:rsidRPr="001C138C" w:rsidRDefault="001C138C" w:rsidP="001C138C">
      <w:pPr>
        <w:shd w:val="clear" w:color="auto" w:fill="011627"/>
        <w:spacing w:after="0" w:line="285" w:lineRule="atLeast"/>
        <w:rPr>
          <w:del w:id="435" w:author="Microsoft Word" w:date="2023-11-12T23:39:00Z"/>
          <w:rFonts w:ascii="Consolas" w:eastAsia="Times New Roman" w:hAnsi="Consolas" w:cs="Times New Roman"/>
          <w:color w:val="A7DBF7"/>
          <w:kern w:val="0"/>
          <w:sz w:val="21"/>
          <w:szCs w:val="21"/>
          <w14:ligatures w14:val="none"/>
        </w:rPr>
      </w:pPr>
      <w:del w:id="43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(Tren6,Via10) from trenVia</w:delText>
        </w:r>
      </w:del>
    </w:p>
    <w:p w14:paraId="24C6F94D" w14:textId="77777777" w:rsidR="001C138C" w:rsidRPr="001C138C" w:rsidRDefault="001C138C" w:rsidP="001C138C">
      <w:pPr>
        <w:shd w:val="clear" w:color="auto" w:fill="011627"/>
        <w:spacing w:after="0" w:line="285" w:lineRule="atLeast"/>
        <w:rPr>
          <w:del w:id="437" w:author="Microsoft Word" w:date="2023-11-12T23:39:00Z"/>
          <w:rFonts w:ascii="Consolas" w:eastAsia="Times New Roman" w:hAnsi="Consolas" w:cs="Times New Roman"/>
          <w:color w:val="A7DBF7"/>
          <w:kern w:val="0"/>
          <w:sz w:val="21"/>
          <w:szCs w:val="21"/>
          <w14:ligatures w14:val="none"/>
        </w:rPr>
      </w:pPr>
      <w:del w:id="43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(Tren6,Via17) into trenVia</w:delText>
        </w:r>
      </w:del>
    </w:p>
    <w:p w14:paraId="0056B7B3" w14:textId="77777777" w:rsidR="001C138C" w:rsidRPr="001C138C" w:rsidRDefault="001C138C" w:rsidP="001C138C">
      <w:pPr>
        <w:shd w:val="clear" w:color="auto" w:fill="011627"/>
        <w:spacing w:after="0" w:line="285" w:lineRule="atLeast"/>
        <w:rPr>
          <w:del w:id="439" w:author="Microsoft Word" w:date="2023-11-12T23:39:00Z"/>
          <w:rFonts w:ascii="Consolas" w:eastAsia="Times New Roman" w:hAnsi="Consolas" w:cs="Times New Roman"/>
          <w:color w:val="A7DBF7"/>
          <w:kern w:val="0"/>
          <w:sz w:val="21"/>
          <w:szCs w:val="21"/>
          <w14:ligatures w14:val="none"/>
        </w:rPr>
      </w:pPr>
      <w:del w:id="44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(Estacion1,Via1) from estacionViaIda</w:delText>
        </w:r>
      </w:del>
    </w:p>
    <w:p w14:paraId="19D1EE66" w14:textId="77777777" w:rsidR="001C138C" w:rsidRPr="001C138C" w:rsidRDefault="001C138C" w:rsidP="001C138C">
      <w:pPr>
        <w:shd w:val="clear" w:color="auto" w:fill="011627"/>
        <w:spacing w:after="0" w:line="285" w:lineRule="atLeast"/>
        <w:rPr>
          <w:del w:id="441" w:author="Microsoft Word" w:date="2023-11-12T23:39:00Z"/>
          <w:rFonts w:ascii="Consolas" w:eastAsia="Times New Roman" w:hAnsi="Consolas" w:cs="Times New Roman"/>
          <w:color w:val="A7DBF7"/>
          <w:kern w:val="0"/>
          <w:sz w:val="21"/>
          <w:szCs w:val="21"/>
          <w14:ligatures w14:val="none"/>
        </w:rPr>
      </w:pPr>
      <w:del w:id="44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(Estacion1,Via1) into estacionViaVuelta</w:delText>
        </w:r>
      </w:del>
    </w:p>
    <w:p w14:paraId="25B38484" w14:textId="77777777" w:rsidR="001C138C" w:rsidRPr="001C138C" w:rsidRDefault="001C138C" w:rsidP="001C138C">
      <w:pPr>
        <w:shd w:val="clear" w:color="auto" w:fill="011627"/>
        <w:spacing w:after="0" w:line="285" w:lineRule="atLeast"/>
        <w:rPr>
          <w:del w:id="443" w:author="Microsoft Word" w:date="2023-11-12T23:39:00Z"/>
          <w:rFonts w:ascii="Consolas" w:eastAsia="Times New Roman" w:hAnsi="Consolas" w:cs="Times New Roman"/>
          <w:color w:val="A7DBF7"/>
          <w:kern w:val="0"/>
          <w:sz w:val="21"/>
          <w:szCs w:val="21"/>
          <w14:ligatures w14:val="none"/>
        </w:rPr>
      </w:pPr>
      <w:del w:id="44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(Estacion1,Via2) from estacionViaVuelta</w:delText>
        </w:r>
      </w:del>
    </w:p>
    <w:p w14:paraId="72EF8C68" w14:textId="77777777" w:rsidR="001C138C" w:rsidRPr="001C138C" w:rsidRDefault="001C138C" w:rsidP="001C138C">
      <w:pPr>
        <w:shd w:val="clear" w:color="auto" w:fill="011627"/>
        <w:spacing w:after="0" w:line="285" w:lineRule="atLeast"/>
        <w:rPr>
          <w:del w:id="445" w:author="Microsoft Word" w:date="2023-11-12T23:39:00Z"/>
          <w:rFonts w:ascii="Consolas" w:eastAsia="Times New Roman" w:hAnsi="Consolas" w:cs="Times New Roman"/>
          <w:color w:val="A7DBF7"/>
          <w:kern w:val="0"/>
          <w:sz w:val="21"/>
          <w:szCs w:val="21"/>
          <w14:ligatures w14:val="none"/>
        </w:rPr>
      </w:pPr>
      <w:del w:id="44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(Estacion1,Via2) into estacionViaIda</w:delText>
        </w:r>
      </w:del>
    </w:p>
    <w:p w14:paraId="6AEA56A2" w14:textId="77777777" w:rsidR="001C138C" w:rsidRPr="001C138C" w:rsidRDefault="001C138C" w:rsidP="001C138C">
      <w:pPr>
        <w:shd w:val="clear" w:color="auto" w:fill="011627"/>
        <w:spacing w:after="0" w:line="285" w:lineRule="atLeast"/>
        <w:rPr>
          <w:del w:id="447" w:author="Microsoft Word" w:date="2023-11-12T23:39:00Z"/>
          <w:rFonts w:ascii="Consolas" w:eastAsia="Times New Roman" w:hAnsi="Consolas" w:cs="Times New Roman"/>
          <w:color w:val="A7DBF7"/>
          <w:kern w:val="0"/>
          <w:sz w:val="21"/>
          <w:szCs w:val="21"/>
          <w14:ligatures w14:val="none"/>
        </w:rPr>
      </w:pPr>
      <w:del w:id="44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(Estacion1,Via1) from estacionViaVuelta</w:delText>
        </w:r>
      </w:del>
    </w:p>
    <w:p w14:paraId="3B0A7193" w14:textId="77777777" w:rsidR="001C138C" w:rsidRPr="001C138C" w:rsidRDefault="001C138C" w:rsidP="001C138C">
      <w:pPr>
        <w:shd w:val="clear" w:color="auto" w:fill="011627"/>
        <w:spacing w:after="0" w:line="285" w:lineRule="atLeast"/>
        <w:rPr>
          <w:del w:id="449" w:author="Microsoft Word" w:date="2023-11-12T23:39:00Z"/>
          <w:rFonts w:ascii="Consolas" w:eastAsia="Times New Roman" w:hAnsi="Consolas" w:cs="Times New Roman"/>
          <w:color w:val="A7DBF7"/>
          <w:kern w:val="0"/>
          <w:sz w:val="21"/>
          <w:szCs w:val="21"/>
          <w14:ligatures w14:val="none"/>
        </w:rPr>
      </w:pPr>
      <w:del w:id="45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(Estacion1,Via1) into estacionViaIda</w:delText>
        </w:r>
      </w:del>
    </w:p>
    <w:p w14:paraId="1AB3DD76" w14:textId="77777777" w:rsidR="001C138C" w:rsidRPr="001C138C" w:rsidRDefault="001C138C" w:rsidP="001C138C">
      <w:pPr>
        <w:shd w:val="clear" w:color="auto" w:fill="011627"/>
        <w:spacing w:after="0" w:line="285" w:lineRule="atLeast"/>
        <w:rPr>
          <w:del w:id="451" w:author="Microsoft Word" w:date="2023-11-12T23:39:00Z"/>
          <w:rFonts w:ascii="Consolas" w:eastAsia="Times New Roman" w:hAnsi="Consolas" w:cs="Times New Roman"/>
          <w:color w:val="A7DBF7"/>
          <w:kern w:val="0"/>
          <w:sz w:val="21"/>
          <w:szCs w:val="21"/>
          <w14:ligatures w14:val="none"/>
        </w:rPr>
      </w:pPr>
      <w:del w:id="45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(Estacion2,Via1) from estacionViaIda</w:delText>
        </w:r>
      </w:del>
    </w:p>
    <w:p w14:paraId="0143AF2B" w14:textId="77777777" w:rsidR="001C138C" w:rsidRPr="001C138C" w:rsidRDefault="001C138C" w:rsidP="001C138C">
      <w:pPr>
        <w:shd w:val="clear" w:color="auto" w:fill="011627"/>
        <w:spacing w:after="0" w:line="285" w:lineRule="atLeast"/>
        <w:rPr>
          <w:del w:id="453" w:author="Microsoft Word" w:date="2023-11-12T23:39:00Z"/>
          <w:rFonts w:ascii="Consolas" w:eastAsia="Times New Roman" w:hAnsi="Consolas" w:cs="Times New Roman"/>
          <w:color w:val="A7DBF7"/>
          <w:kern w:val="0"/>
          <w:sz w:val="21"/>
          <w:szCs w:val="21"/>
          <w14:ligatures w14:val="none"/>
        </w:rPr>
      </w:pPr>
      <w:del w:id="45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(Estacion2,Via1) into estacionViaVuelta</w:delText>
        </w:r>
      </w:del>
    </w:p>
    <w:p w14:paraId="1CA3BA0C" w14:textId="77777777" w:rsidR="001C138C" w:rsidRPr="001C138C" w:rsidRDefault="001C138C" w:rsidP="001C138C">
      <w:pPr>
        <w:shd w:val="clear" w:color="auto" w:fill="011627"/>
        <w:spacing w:after="0" w:line="285" w:lineRule="atLeast"/>
        <w:rPr>
          <w:del w:id="455" w:author="Microsoft Word" w:date="2023-11-12T23:39:00Z"/>
          <w:rFonts w:ascii="Consolas" w:eastAsia="Times New Roman" w:hAnsi="Consolas" w:cs="Times New Roman"/>
          <w:color w:val="A7DBF7"/>
          <w:kern w:val="0"/>
          <w:sz w:val="21"/>
          <w:szCs w:val="21"/>
          <w14:ligatures w14:val="none"/>
        </w:rPr>
      </w:pPr>
      <w:del w:id="45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(Estacion1,Via2) from estacionViaIda</w:delText>
        </w:r>
      </w:del>
    </w:p>
    <w:p w14:paraId="50252564" w14:textId="77777777" w:rsidR="001C138C" w:rsidRPr="001C138C" w:rsidRDefault="001C138C" w:rsidP="001C138C">
      <w:pPr>
        <w:shd w:val="clear" w:color="auto" w:fill="011627"/>
        <w:spacing w:after="0" w:line="285" w:lineRule="atLeast"/>
        <w:rPr>
          <w:del w:id="457" w:author="Microsoft Word" w:date="2023-11-12T23:39:00Z"/>
          <w:rFonts w:ascii="Consolas" w:eastAsia="Times New Roman" w:hAnsi="Consolas" w:cs="Times New Roman"/>
          <w:color w:val="A7DBF7"/>
          <w:kern w:val="0"/>
          <w:sz w:val="21"/>
          <w:szCs w:val="21"/>
          <w14:ligatures w14:val="none"/>
        </w:rPr>
      </w:pPr>
      <w:del w:id="45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(Estacion1,Via2) into estacionViaVuelta</w:delText>
        </w:r>
      </w:del>
    </w:p>
    <w:p w14:paraId="3C185A29" w14:textId="77777777" w:rsidR="001C138C" w:rsidRPr="001C138C" w:rsidRDefault="001C138C" w:rsidP="001C138C">
      <w:pPr>
        <w:shd w:val="clear" w:color="auto" w:fill="011627"/>
        <w:spacing w:after="0" w:line="285" w:lineRule="atLeast"/>
        <w:rPr>
          <w:del w:id="459" w:author="Microsoft Word" w:date="2023-11-12T23:39:00Z"/>
          <w:rFonts w:ascii="Consolas" w:eastAsia="Times New Roman" w:hAnsi="Consolas" w:cs="Times New Roman"/>
          <w:color w:val="A7DBF7"/>
          <w:kern w:val="0"/>
          <w:sz w:val="21"/>
          <w:szCs w:val="21"/>
          <w14:ligatures w14:val="none"/>
        </w:rPr>
      </w:pPr>
      <w:del w:id="46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(Estacion2,Via2) from estacionViaVuelta</w:delText>
        </w:r>
      </w:del>
    </w:p>
    <w:p w14:paraId="0D47BD8D" w14:textId="77777777" w:rsidR="001C138C" w:rsidRPr="001C138C" w:rsidRDefault="001C138C" w:rsidP="001C138C">
      <w:pPr>
        <w:shd w:val="clear" w:color="auto" w:fill="011627"/>
        <w:spacing w:after="0" w:line="285" w:lineRule="atLeast"/>
        <w:rPr>
          <w:del w:id="461" w:author="Microsoft Word" w:date="2023-11-12T23:39:00Z"/>
          <w:rFonts w:ascii="Consolas" w:eastAsia="Times New Roman" w:hAnsi="Consolas" w:cs="Times New Roman"/>
          <w:color w:val="A7DBF7"/>
          <w:kern w:val="0"/>
          <w:sz w:val="21"/>
          <w:szCs w:val="21"/>
          <w14:ligatures w14:val="none"/>
        </w:rPr>
      </w:pPr>
      <w:del w:id="46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(Estacion2,Via2) into estacionViaIda</w:delText>
        </w:r>
      </w:del>
    </w:p>
    <w:p w14:paraId="143F77DB" w14:textId="77777777" w:rsidR="001C138C" w:rsidRPr="001C138C" w:rsidRDefault="001C138C" w:rsidP="001C138C">
      <w:pPr>
        <w:shd w:val="clear" w:color="auto" w:fill="011627"/>
        <w:spacing w:after="0" w:line="285" w:lineRule="atLeast"/>
        <w:rPr>
          <w:del w:id="463" w:author="Microsoft Word" w:date="2023-11-12T23:39:00Z"/>
          <w:rFonts w:ascii="Consolas" w:eastAsia="Times New Roman" w:hAnsi="Consolas" w:cs="Times New Roman"/>
          <w:color w:val="A7DBF7"/>
          <w:kern w:val="0"/>
          <w:sz w:val="21"/>
          <w:szCs w:val="21"/>
          <w14:ligatures w14:val="none"/>
        </w:rPr>
      </w:pPr>
      <w:del w:id="46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(Estacion6,Via3) from estacionViaIda</w:delText>
        </w:r>
      </w:del>
    </w:p>
    <w:p w14:paraId="61E5D7C9" w14:textId="77777777" w:rsidR="001C138C" w:rsidRPr="001C138C" w:rsidRDefault="001C138C" w:rsidP="001C138C">
      <w:pPr>
        <w:shd w:val="clear" w:color="auto" w:fill="011627"/>
        <w:spacing w:after="0" w:line="285" w:lineRule="atLeast"/>
        <w:rPr>
          <w:del w:id="465" w:author="Microsoft Word" w:date="2023-11-12T23:39:00Z"/>
          <w:rFonts w:ascii="Consolas" w:eastAsia="Times New Roman" w:hAnsi="Consolas" w:cs="Times New Roman"/>
          <w:color w:val="A7DBF7"/>
          <w:kern w:val="0"/>
          <w:sz w:val="21"/>
          <w:szCs w:val="21"/>
          <w14:ligatures w14:val="none"/>
        </w:rPr>
      </w:pPr>
      <w:del w:id="46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(Estacion6,Via3) into estacionViaVuelta</w:delText>
        </w:r>
      </w:del>
    </w:p>
    <w:p w14:paraId="499421F2" w14:textId="77777777" w:rsidR="001C138C" w:rsidRPr="001C138C" w:rsidRDefault="001C138C" w:rsidP="001C138C">
      <w:pPr>
        <w:shd w:val="clear" w:color="auto" w:fill="011627"/>
        <w:spacing w:after="0" w:line="285" w:lineRule="atLeast"/>
        <w:rPr>
          <w:del w:id="467" w:author="Microsoft Word" w:date="2023-11-12T23:39:00Z"/>
          <w:rFonts w:ascii="Consolas" w:eastAsia="Times New Roman" w:hAnsi="Consolas" w:cs="Times New Roman"/>
          <w:color w:val="A7DBF7"/>
          <w:kern w:val="0"/>
          <w:sz w:val="21"/>
          <w:szCs w:val="21"/>
          <w14:ligatures w14:val="none"/>
        </w:rPr>
      </w:pPr>
      <w:del w:id="46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(Estacion6,Via4) from estacionViaVuelta</w:delText>
        </w:r>
      </w:del>
    </w:p>
    <w:p w14:paraId="52E71848" w14:textId="77777777" w:rsidR="001C138C" w:rsidRPr="001C138C" w:rsidRDefault="001C138C" w:rsidP="001C138C">
      <w:pPr>
        <w:shd w:val="clear" w:color="auto" w:fill="011627"/>
        <w:spacing w:after="0" w:line="285" w:lineRule="atLeast"/>
        <w:rPr>
          <w:del w:id="469" w:author="Microsoft Word" w:date="2023-11-12T23:39:00Z"/>
          <w:rFonts w:ascii="Consolas" w:eastAsia="Times New Roman" w:hAnsi="Consolas" w:cs="Times New Roman"/>
          <w:color w:val="A7DBF7"/>
          <w:kern w:val="0"/>
          <w:sz w:val="21"/>
          <w:szCs w:val="21"/>
          <w14:ligatures w14:val="none"/>
        </w:rPr>
      </w:pPr>
      <w:del w:id="47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(Estacion6,Via4) into estacionViaIda</w:delText>
        </w:r>
      </w:del>
    </w:p>
    <w:p w14:paraId="069B540F" w14:textId="77777777" w:rsidR="001C138C" w:rsidRPr="001C138C" w:rsidRDefault="001C138C" w:rsidP="001C138C">
      <w:pPr>
        <w:shd w:val="clear" w:color="auto" w:fill="011627"/>
        <w:spacing w:after="0" w:line="285" w:lineRule="atLeast"/>
        <w:rPr>
          <w:del w:id="471" w:author="Microsoft Word" w:date="2023-11-12T23:39:00Z"/>
          <w:rFonts w:ascii="Consolas" w:eastAsia="Times New Roman" w:hAnsi="Consolas" w:cs="Times New Roman"/>
          <w:color w:val="A7DBF7"/>
          <w:kern w:val="0"/>
          <w:sz w:val="21"/>
          <w:szCs w:val="21"/>
          <w14:ligatures w14:val="none"/>
        </w:rPr>
      </w:pPr>
      <w:del w:id="47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(Estacion7,Via5) from estacionViaIda</w:delText>
        </w:r>
      </w:del>
    </w:p>
    <w:p w14:paraId="0FF46505" w14:textId="77777777" w:rsidR="001C138C" w:rsidRPr="001C138C" w:rsidRDefault="001C138C" w:rsidP="001C138C">
      <w:pPr>
        <w:shd w:val="clear" w:color="auto" w:fill="011627"/>
        <w:spacing w:after="0" w:line="285" w:lineRule="atLeast"/>
        <w:rPr>
          <w:del w:id="473" w:author="Microsoft Word" w:date="2023-11-12T23:39:00Z"/>
          <w:rFonts w:ascii="Consolas" w:eastAsia="Times New Roman" w:hAnsi="Consolas" w:cs="Times New Roman"/>
          <w:color w:val="A7DBF7"/>
          <w:kern w:val="0"/>
          <w:sz w:val="21"/>
          <w:szCs w:val="21"/>
          <w14:ligatures w14:val="none"/>
        </w:rPr>
      </w:pPr>
      <w:del w:id="47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(Estacion7,Via5) into estacionViaVuelta</w:delText>
        </w:r>
      </w:del>
    </w:p>
    <w:p w14:paraId="2DD432AE" w14:textId="77777777" w:rsidR="001C138C" w:rsidRPr="001C138C" w:rsidRDefault="001C138C" w:rsidP="001C138C">
      <w:pPr>
        <w:shd w:val="clear" w:color="auto" w:fill="011627"/>
        <w:spacing w:after="0" w:line="285" w:lineRule="atLeast"/>
        <w:rPr>
          <w:del w:id="475" w:author="Microsoft Word" w:date="2023-11-12T23:39:00Z"/>
          <w:rFonts w:ascii="Consolas" w:eastAsia="Times New Roman" w:hAnsi="Consolas" w:cs="Times New Roman"/>
          <w:color w:val="A7DBF7"/>
          <w:kern w:val="0"/>
          <w:sz w:val="21"/>
          <w:szCs w:val="21"/>
          <w14:ligatures w14:val="none"/>
        </w:rPr>
      </w:pPr>
      <w:del w:id="47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(Estacion6,Via6) from estacionViaIda</w:delText>
        </w:r>
      </w:del>
    </w:p>
    <w:p w14:paraId="40A90A16" w14:textId="77777777" w:rsidR="001C138C" w:rsidRPr="001C138C" w:rsidRDefault="001C138C" w:rsidP="001C138C">
      <w:pPr>
        <w:shd w:val="clear" w:color="auto" w:fill="011627"/>
        <w:spacing w:after="0" w:line="285" w:lineRule="atLeast"/>
        <w:rPr>
          <w:del w:id="477" w:author="Microsoft Word" w:date="2023-11-12T23:39:00Z"/>
          <w:rFonts w:ascii="Consolas" w:eastAsia="Times New Roman" w:hAnsi="Consolas" w:cs="Times New Roman"/>
          <w:color w:val="A7DBF7"/>
          <w:kern w:val="0"/>
          <w:sz w:val="21"/>
          <w:szCs w:val="21"/>
          <w14:ligatures w14:val="none"/>
        </w:rPr>
      </w:pPr>
      <w:del w:id="47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(Estacion6,Via6) into estacionViaVuelta</w:delText>
        </w:r>
      </w:del>
    </w:p>
    <w:p w14:paraId="2FF4D5C5" w14:textId="77777777" w:rsidR="001C138C" w:rsidRPr="001C138C" w:rsidRDefault="001C138C" w:rsidP="001C138C">
      <w:pPr>
        <w:shd w:val="clear" w:color="auto" w:fill="011627"/>
        <w:spacing w:after="0" w:line="285" w:lineRule="atLeast"/>
        <w:rPr>
          <w:del w:id="479" w:author="Microsoft Word" w:date="2023-11-12T23:39:00Z"/>
          <w:rFonts w:ascii="Consolas" w:eastAsia="Times New Roman" w:hAnsi="Consolas" w:cs="Times New Roman"/>
          <w:color w:val="A7DBF7"/>
          <w:kern w:val="0"/>
          <w:sz w:val="21"/>
          <w:szCs w:val="21"/>
          <w14:ligatures w14:val="none"/>
        </w:rPr>
      </w:pPr>
      <w:del w:id="48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(Estacion7,Via6) from estacionViaVuelta</w:delText>
        </w:r>
      </w:del>
    </w:p>
    <w:p w14:paraId="5EB9AFFF" w14:textId="77777777" w:rsidR="001C138C" w:rsidRPr="001C138C" w:rsidRDefault="001C138C" w:rsidP="001C138C">
      <w:pPr>
        <w:shd w:val="clear" w:color="auto" w:fill="011627"/>
        <w:spacing w:after="0" w:line="285" w:lineRule="atLeast"/>
        <w:rPr>
          <w:del w:id="481" w:author="Microsoft Word" w:date="2023-11-12T23:39:00Z"/>
          <w:rFonts w:ascii="Consolas" w:eastAsia="Times New Roman" w:hAnsi="Consolas" w:cs="Times New Roman"/>
          <w:color w:val="A7DBF7"/>
          <w:kern w:val="0"/>
          <w:sz w:val="21"/>
          <w:szCs w:val="21"/>
          <w14:ligatures w14:val="none"/>
        </w:rPr>
      </w:pPr>
      <w:del w:id="48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(Estacion7,Via6) into estacionViaIda</w:delText>
        </w:r>
      </w:del>
    </w:p>
    <w:p w14:paraId="14A1A3C7" w14:textId="77777777" w:rsidR="001C138C" w:rsidRPr="001C138C" w:rsidRDefault="001C138C" w:rsidP="001C138C">
      <w:pPr>
        <w:shd w:val="clear" w:color="auto" w:fill="011627"/>
        <w:spacing w:after="0" w:line="285" w:lineRule="atLeast"/>
        <w:rPr>
          <w:del w:id="483" w:author="Microsoft Word" w:date="2023-11-12T23:39:00Z"/>
          <w:rFonts w:ascii="Consolas" w:eastAsia="Times New Roman" w:hAnsi="Consolas" w:cs="Times New Roman"/>
          <w:color w:val="A7DBF7"/>
          <w:kern w:val="0"/>
          <w:sz w:val="21"/>
          <w:szCs w:val="21"/>
          <w14:ligatures w14:val="none"/>
        </w:rPr>
      </w:pPr>
      <w:del w:id="48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(Estacion4,Via13) from estacionViaIda</w:delText>
        </w:r>
      </w:del>
    </w:p>
    <w:p w14:paraId="1814D07A" w14:textId="77777777" w:rsidR="001C138C" w:rsidRPr="001C138C" w:rsidRDefault="001C138C" w:rsidP="001C138C">
      <w:pPr>
        <w:shd w:val="clear" w:color="auto" w:fill="011627"/>
        <w:spacing w:after="0" w:line="285" w:lineRule="atLeast"/>
        <w:rPr>
          <w:del w:id="485" w:author="Microsoft Word" w:date="2023-11-12T23:39:00Z"/>
          <w:rFonts w:ascii="Consolas" w:eastAsia="Times New Roman" w:hAnsi="Consolas" w:cs="Times New Roman"/>
          <w:color w:val="A7DBF7"/>
          <w:kern w:val="0"/>
          <w:sz w:val="21"/>
          <w:szCs w:val="21"/>
          <w14:ligatures w14:val="none"/>
        </w:rPr>
      </w:pPr>
      <w:del w:id="48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(Estacion4,Via13) into estacionViaVuelta</w:delText>
        </w:r>
      </w:del>
    </w:p>
    <w:p w14:paraId="718EA139" w14:textId="77777777" w:rsidR="001C138C" w:rsidRPr="001C138C" w:rsidRDefault="001C138C" w:rsidP="001C138C">
      <w:pPr>
        <w:shd w:val="clear" w:color="auto" w:fill="011627"/>
        <w:spacing w:after="0" w:line="285" w:lineRule="atLeast"/>
        <w:rPr>
          <w:del w:id="487" w:author="Microsoft Word" w:date="2023-11-12T23:39:00Z"/>
          <w:rFonts w:ascii="Consolas" w:eastAsia="Times New Roman" w:hAnsi="Consolas" w:cs="Times New Roman"/>
          <w:color w:val="A7DBF7"/>
          <w:kern w:val="0"/>
          <w:sz w:val="21"/>
          <w:szCs w:val="21"/>
          <w14:ligatures w14:val="none"/>
        </w:rPr>
      </w:pPr>
      <w:del w:id="48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(Estacion4,Via14) from estacionViaVuelta</w:delText>
        </w:r>
      </w:del>
    </w:p>
    <w:p w14:paraId="07CBFDCC" w14:textId="77777777" w:rsidR="001C138C" w:rsidRPr="001C138C" w:rsidRDefault="001C138C" w:rsidP="001C138C">
      <w:pPr>
        <w:shd w:val="clear" w:color="auto" w:fill="011627"/>
        <w:spacing w:after="0" w:line="285" w:lineRule="atLeast"/>
        <w:rPr>
          <w:del w:id="489" w:author="Microsoft Word" w:date="2023-11-12T23:39:00Z"/>
          <w:rFonts w:ascii="Consolas" w:eastAsia="Times New Roman" w:hAnsi="Consolas" w:cs="Times New Roman"/>
          <w:color w:val="A7DBF7"/>
          <w:kern w:val="0"/>
          <w:sz w:val="21"/>
          <w:szCs w:val="21"/>
          <w14:ligatures w14:val="none"/>
        </w:rPr>
      </w:pPr>
      <w:del w:id="49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(Estacion4,Via14) into estacionViaIda</w:delText>
        </w:r>
      </w:del>
    </w:p>
    <w:p w14:paraId="37D438C7" w14:textId="77777777" w:rsidR="001C138C" w:rsidRPr="001C138C" w:rsidRDefault="001C138C" w:rsidP="001C138C">
      <w:pPr>
        <w:shd w:val="clear" w:color="auto" w:fill="011627"/>
        <w:spacing w:after="0" w:line="285" w:lineRule="atLeast"/>
        <w:rPr>
          <w:del w:id="491" w:author="Microsoft Word" w:date="2023-11-12T23:39:00Z"/>
          <w:rFonts w:ascii="Consolas" w:eastAsia="Times New Roman" w:hAnsi="Consolas" w:cs="Times New Roman"/>
          <w:color w:val="A7DBF7"/>
          <w:kern w:val="0"/>
          <w:sz w:val="21"/>
          <w:szCs w:val="21"/>
          <w14:ligatures w14:val="none"/>
        </w:rPr>
      </w:pPr>
      <w:del w:id="49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(Estacion5,Via9) from estacionViaIda</w:delText>
        </w:r>
      </w:del>
    </w:p>
    <w:p w14:paraId="6392F093" w14:textId="77777777" w:rsidR="001C138C" w:rsidRPr="001C138C" w:rsidRDefault="001C138C" w:rsidP="001C138C">
      <w:pPr>
        <w:shd w:val="clear" w:color="auto" w:fill="011627"/>
        <w:spacing w:after="0" w:line="285" w:lineRule="atLeast"/>
        <w:rPr>
          <w:del w:id="493" w:author="Microsoft Word" w:date="2023-11-12T23:39:00Z"/>
          <w:rFonts w:ascii="Consolas" w:eastAsia="Times New Roman" w:hAnsi="Consolas" w:cs="Times New Roman"/>
          <w:color w:val="A7DBF7"/>
          <w:kern w:val="0"/>
          <w:sz w:val="21"/>
          <w:szCs w:val="21"/>
          <w14:ligatures w14:val="none"/>
        </w:rPr>
      </w:pPr>
      <w:del w:id="49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(Estacion5,Via9) into estacionViaVuelta</w:delText>
        </w:r>
      </w:del>
    </w:p>
    <w:p w14:paraId="17241FC8" w14:textId="77777777" w:rsidR="001C138C" w:rsidRPr="001C138C" w:rsidRDefault="001C138C" w:rsidP="001C138C">
      <w:pPr>
        <w:shd w:val="clear" w:color="auto" w:fill="011627"/>
        <w:spacing w:after="0" w:line="285" w:lineRule="atLeast"/>
        <w:rPr>
          <w:del w:id="495" w:author="Microsoft Word" w:date="2023-11-12T23:39:00Z"/>
          <w:rFonts w:ascii="Consolas" w:eastAsia="Times New Roman" w:hAnsi="Consolas" w:cs="Times New Roman"/>
          <w:color w:val="A7DBF7"/>
          <w:kern w:val="0"/>
          <w:sz w:val="21"/>
          <w:szCs w:val="21"/>
          <w14:ligatures w14:val="none"/>
        </w:rPr>
      </w:pPr>
      <w:del w:id="49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(Estacion5,Via10) from estacionViaVuelta</w:delText>
        </w:r>
      </w:del>
    </w:p>
    <w:p w14:paraId="5FE3F01B" w14:textId="77777777" w:rsidR="001C138C" w:rsidRPr="001C138C" w:rsidRDefault="001C138C" w:rsidP="001C138C">
      <w:pPr>
        <w:shd w:val="clear" w:color="auto" w:fill="011627"/>
        <w:spacing w:after="0" w:line="285" w:lineRule="atLeast"/>
        <w:rPr>
          <w:del w:id="497" w:author="Microsoft Word" w:date="2023-11-12T23:39:00Z"/>
          <w:rFonts w:ascii="Consolas" w:eastAsia="Times New Roman" w:hAnsi="Consolas" w:cs="Times New Roman"/>
          <w:color w:val="A7DBF7"/>
          <w:kern w:val="0"/>
          <w:sz w:val="21"/>
          <w:szCs w:val="21"/>
          <w14:ligatures w14:val="none"/>
        </w:rPr>
      </w:pPr>
      <w:del w:id="49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(Estacion5,Via10) into estacionViaIda</w:delText>
        </w:r>
      </w:del>
    </w:p>
    <w:p w14:paraId="467F1B58" w14:textId="77777777" w:rsidR="001C138C" w:rsidRPr="001C138C" w:rsidRDefault="001C138C" w:rsidP="001C138C">
      <w:pPr>
        <w:shd w:val="clear" w:color="auto" w:fill="011627"/>
        <w:spacing w:after="0" w:line="285" w:lineRule="atLeast"/>
        <w:rPr>
          <w:del w:id="499" w:author="Microsoft Word" w:date="2023-11-12T23:39:00Z"/>
          <w:rFonts w:ascii="Consolas" w:eastAsia="Times New Roman" w:hAnsi="Consolas" w:cs="Times New Roman"/>
          <w:color w:val="A7DBF7"/>
          <w:kern w:val="0"/>
          <w:sz w:val="21"/>
          <w:szCs w:val="21"/>
          <w14:ligatures w14:val="none"/>
        </w:rPr>
      </w:pPr>
      <w:del w:id="50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(Estacion5,Via18) from estacionViaIda</w:delText>
        </w:r>
      </w:del>
    </w:p>
    <w:p w14:paraId="1548C927" w14:textId="77777777" w:rsidR="001C138C" w:rsidRPr="001C138C" w:rsidRDefault="001C138C" w:rsidP="001C138C">
      <w:pPr>
        <w:shd w:val="clear" w:color="auto" w:fill="011627"/>
        <w:spacing w:after="0" w:line="285" w:lineRule="atLeast"/>
        <w:rPr>
          <w:del w:id="501" w:author="Microsoft Word" w:date="2023-11-12T23:39:00Z"/>
          <w:rFonts w:ascii="Consolas" w:eastAsia="Times New Roman" w:hAnsi="Consolas" w:cs="Times New Roman"/>
          <w:color w:val="A7DBF7"/>
          <w:kern w:val="0"/>
          <w:sz w:val="21"/>
          <w:szCs w:val="21"/>
          <w14:ligatures w14:val="none"/>
        </w:rPr>
      </w:pPr>
      <w:del w:id="50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(Estacion5,Via18) into estacionViaVuelta</w:delText>
        </w:r>
      </w:del>
    </w:p>
    <w:p w14:paraId="245989E7" w14:textId="77777777" w:rsidR="001C138C" w:rsidRPr="001C138C" w:rsidRDefault="001C138C" w:rsidP="001C138C">
      <w:pPr>
        <w:shd w:val="clear" w:color="auto" w:fill="011627"/>
        <w:spacing w:after="0" w:line="285" w:lineRule="atLeast"/>
        <w:rPr>
          <w:del w:id="503" w:author="Microsoft Word" w:date="2023-11-12T23:39:00Z"/>
          <w:rFonts w:ascii="Consolas" w:eastAsia="Times New Roman" w:hAnsi="Consolas" w:cs="Times New Roman"/>
          <w:color w:val="A7DBF7"/>
          <w:kern w:val="0"/>
          <w:sz w:val="21"/>
          <w:szCs w:val="21"/>
          <w14:ligatures w14:val="none"/>
        </w:rPr>
      </w:pPr>
      <w:del w:id="50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(Estacion5,Via17) from estacionViaVuelta</w:delText>
        </w:r>
      </w:del>
    </w:p>
    <w:p w14:paraId="1A0C2741" w14:textId="77777777" w:rsidR="001C138C" w:rsidRPr="001C138C" w:rsidRDefault="001C138C" w:rsidP="001C138C">
      <w:pPr>
        <w:shd w:val="clear" w:color="auto" w:fill="011627"/>
        <w:spacing w:after="0" w:line="285" w:lineRule="atLeast"/>
        <w:rPr>
          <w:del w:id="505" w:author="Microsoft Word" w:date="2023-11-12T23:39:00Z"/>
          <w:rFonts w:ascii="Consolas" w:eastAsia="Times New Roman" w:hAnsi="Consolas" w:cs="Times New Roman"/>
          <w:color w:val="A7DBF7"/>
          <w:kern w:val="0"/>
          <w:sz w:val="21"/>
          <w:szCs w:val="21"/>
          <w14:ligatures w14:val="none"/>
        </w:rPr>
      </w:pPr>
      <w:del w:id="50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(Estacion5,Via17) into estacionViaIda</w:delText>
        </w:r>
      </w:del>
    </w:p>
    <w:p w14:paraId="5F4AB543" w14:textId="77777777" w:rsidR="001C138C" w:rsidRPr="001C138C" w:rsidRDefault="001C138C" w:rsidP="001C138C">
      <w:pPr>
        <w:shd w:val="clear" w:color="auto" w:fill="011627"/>
        <w:spacing w:after="0" w:line="285" w:lineRule="atLeast"/>
        <w:rPr>
          <w:del w:id="507" w:author="Microsoft Word" w:date="2023-11-12T23:39:00Z"/>
          <w:rFonts w:ascii="Consolas" w:eastAsia="Times New Roman" w:hAnsi="Consolas" w:cs="Times New Roman"/>
          <w:color w:val="A7DBF7"/>
          <w:kern w:val="0"/>
          <w:sz w:val="21"/>
          <w:szCs w:val="21"/>
          <w14:ligatures w14:val="none"/>
        </w:rPr>
      </w:pPr>
      <w:del w:id="50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(Estacion3,Via11) from estacionViaIda</w:delText>
        </w:r>
      </w:del>
    </w:p>
    <w:p w14:paraId="5018C493" w14:textId="77777777" w:rsidR="001C138C" w:rsidRPr="001C138C" w:rsidRDefault="001C138C" w:rsidP="001C138C">
      <w:pPr>
        <w:shd w:val="clear" w:color="auto" w:fill="011627"/>
        <w:spacing w:after="0" w:line="285" w:lineRule="atLeast"/>
        <w:rPr>
          <w:del w:id="509" w:author="Microsoft Word" w:date="2023-11-12T23:39:00Z"/>
          <w:rFonts w:ascii="Consolas" w:eastAsia="Times New Roman" w:hAnsi="Consolas" w:cs="Times New Roman"/>
          <w:color w:val="A7DBF7"/>
          <w:kern w:val="0"/>
          <w:sz w:val="21"/>
          <w:szCs w:val="21"/>
          <w14:ligatures w14:val="none"/>
        </w:rPr>
      </w:pPr>
      <w:del w:id="51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(Estacion3,Via11) into estacionViaVuelta</w:delText>
        </w:r>
      </w:del>
    </w:p>
    <w:p w14:paraId="613A1132" w14:textId="77777777" w:rsidR="001C138C" w:rsidRPr="001C138C" w:rsidRDefault="001C138C" w:rsidP="001C138C">
      <w:pPr>
        <w:shd w:val="clear" w:color="auto" w:fill="011627"/>
        <w:spacing w:after="0" w:line="285" w:lineRule="atLeast"/>
        <w:rPr>
          <w:del w:id="511" w:author="Microsoft Word" w:date="2023-11-12T23:39:00Z"/>
          <w:rFonts w:ascii="Consolas" w:eastAsia="Times New Roman" w:hAnsi="Consolas" w:cs="Times New Roman"/>
          <w:color w:val="A7DBF7"/>
          <w:kern w:val="0"/>
          <w:sz w:val="21"/>
          <w:szCs w:val="21"/>
          <w14:ligatures w14:val="none"/>
        </w:rPr>
      </w:pPr>
      <w:del w:id="51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(Estacion3,Via12) from estacionViaVuelta</w:delText>
        </w:r>
      </w:del>
    </w:p>
    <w:p w14:paraId="0BB2842F" w14:textId="77777777" w:rsidR="001C138C" w:rsidRPr="001C138C" w:rsidRDefault="001C138C" w:rsidP="001C138C">
      <w:pPr>
        <w:shd w:val="clear" w:color="auto" w:fill="011627"/>
        <w:spacing w:after="0" w:line="285" w:lineRule="atLeast"/>
        <w:rPr>
          <w:del w:id="513" w:author="Microsoft Word" w:date="2023-11-12T23:39:00Z"/>
          <w:rFonts w:ascii="Consolas" w:eastAsia="Times New Roman" w:hAnsi="Consolas" w:cs="Times New Roman"/>
          <w:color w:val="A7DBF7"/>
          <w:kern w:val="0"/>
          <w:sz w:val="21"/>
          <w:szCs w:val="21"/>
          <w14:ligatures w14:val="none"/>
        </w:rPr>
      </w:pPr>
      <w:del w:id="51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(Estacion3,Via12) into estacionViaIda</w:delText>
        </w:r>
      </w:del>
    </w:p>
    <w:p w14:paraId="5A85AA75" w14:textId="77777777" w:rsidR="001C138C" w:rsidRPr="001C138C" w:rsidRDefault="001C138C" w:rsidP="001C138C">
      <w:pPr>
        <w:shd w:val="clear" w:color="auto" w:fill="011627"/>
        <w:spacing w:after="0" w:line="285" w:lineRule="atLeast"/>
        <w:rPr>
          <w:del w:id="515" w:author="Microsoft Word" w:date="2023-11-12T23:39:00Z"/>
          <w:rFonts w:ascii="Consolas" w:eastAsia="Times New Roman" w:hAnsi="Consolas" w:cs="Times New Roman"/>
          <w:color w:val="A7DBF7"/>
          <w:kern w:val="0"/>
          <w:sz w:val="21"/>
          <w:szCs w:val="21"/>
          <w14:ligatures w14:val="none"/>
        </w:rPr>
      </w:pPr>
      <w:del w:id="516"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(Estacion4,Via15) from estacionViaIda</w:delText>
        </w:r>
      </w:del>
    </w:p>
    <w:p w14:paraId="54E92ADC" w14:textId="77777777" w:rsidR="001C138C" w:rsidRPr="001C138C" w:rsidRDefault="001C138C" w:rsidP="001C138C">
      <w:pPr>
        <w:shd w:val="clear" w:color="auto" w:fill="011627"/>
        <w:spacing w:after="0" w:line="285" w:lineRule="atLeast"/>
        <w:rPr>
          <w:del w:id="517" w:author="Microsoft Word" w:date="2023-11-12T23:39:00Z"/>
          <w:rFonts w:ascii="Consolas" w:eastAsia="Times New Roman" w:hAnsi="Consolas" w:cs="Times New Roman"/>
          <w:color w:val="A7DBF7"/>
          <w:kern w:val="0"/>
          <w:sz w:val="21"/>
          <w:szCs w:val="21"/>
          <w14:ligatures w14:val="none"/>
        </w:rPr>
      </w:pPr>
      <w:del w:id="518"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(Estacion4,Via15) into estacionViaVuelta</w:delText>
        </w:r>
      </w:del>
    </w:p>
    <w:p w14:paraId="101E2A64" w14:textId="77777777" w:rsidR="001C138C" w:rsidRPr="001C138C" w:rsidRDefault="001C138C" w:rsidP="001C138C">
      <w:pPr>
        <w:shd w:val="clear" w:color="auto" w:fill="011627"/>
        <w:spacing w:after="0" w:line="285" w:lineRule="atLeast"/>
        <w:rPr>
          <w:del w:id="519" w:author="Microsoft Word" w:date="2023-11-12T23:39:00Z"/>
          <w:rFonts w:ascii="Consolas" w:eastAsia="Times New Roman" w:hAnsi="Consolas" w:cs="Times New Roman"/>
          <w:color w:val="A7DBF7"/>
          <w:kern w:val="0"/>
          <w:sz w:val="21"/>
          <w:szCs w:val="21"/>
          <w14:ligatures w14:val="none"/>
        </w:rPr>
      </w:pPr>
      <w:del w:id="520"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(Estacion4,Via16) from estacionViaVuelta</w:delText>
        </w:r>
      </w:del>
    </w:p>
    <w:p w14:paraId="704D0A74" w14:textId="77777777" w:rsidR="001C138C" w:rsidRPr="001C138C" w:rsidRDefault="001C138C" w:rsidP="001C138C">
      <w:pPr>
        <w:shd w:val="clear" w:color="auto" w:fill="011627"/>
        <w:spacing w:after="0" w:line="285" w:lineRule="atLeast"/>
        <w:rPr>
          <w:del w:id="521" w:author="Microsoft Word" w:date="2023-11-12T23:39:00Z"/>
          <w:rFonts w:ascii="Consolas" w:eastAsia="Times New Roman" w:hAnsi="Consolas" w:cs="Times New Roman"/>
          <w:color w:val="A7DBF7"/>
          <w:kern w:val="0"/>
          <w:sz w:val="21"/>
          <w:szCs w:val="21"/>
          <w14:ligatures w14:val="none"/>
        </w:rPr>
      </w:pPr>
      <w:del w:id="522"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insert</w:delText>
        </w:r>
        <w:r w:rsidRPr="001C138C">
          <w:rPr>
            <w:rFonts w:ascii="Consolas" w:eastAsia="Times New Roman" w:hAnsi="Consolas" w:cs="Times New Roman"/>
            <w:color w:val="A7DBF7"/>
            <w:kern w:val="0"/>
            <w:sz w:val="21"/>
            <w:szCs w:val="21"/>
            <w14:ligatures w14:val="none"/>
          </w:rPr>
          <w:delText xml:space="preserve"> (Estacion4,Via16) into estacionViaIda</w:delText>
        </w:r>
      </w:del>
    </w:p>
    <w:p w14:paraId="5696F2F5" w14:textId="77777777" w:rsidR="001C138C" w:rsidRPr="001C138C" w:rsidRDefault="001C138C" w:rsidP="001C138C">
      <w:pPr>
        <w:shd w:val="clear" w:color="auto" w:fill="011627"/>
        <w:spacing w:after="0" w:line="285" w:lineRule="atLeast"/>
        <w:rPr>
          <w:del w:id="523" w:author="Microsoft Word" w:date="2023-11-12T23:39:00Z"/>
          <w:rFonts w:ascii="Consolas" w:eastAsia="Times New Roman" w:hAnsi="Consolas" w:cs="Times New Roman"/>
          <w:color w:val="A7DBF7"/>
          <w:kern w:val="0"/>
          <w:sz w:val="21"/>
          <w:szCs w:val="21"/>
          <w14:ligatures w14:val="none"/>
        </w:rPr>
      </w:pPr>
      <w:del w:id="524" w:author="Microsoft Word" w:date="2023-11-12T23:39:00Z">
        <w:r w:rsidRPr="001C138C">
          <w:rPr>
            <w:rFonts w:ascii="Consolas" w:eastAsia="Times New Roman" w:hAnsi="Consolas" w:cs="Times New Roman"/>
            <w:i/>
            <w:iCs/>
            <w:color w:val="00BFF9"/>
            <w:kern w:val="0"/>
            <w:sz w:val="21"/>
            <w:szCs w:val="21"/>
            <w14:ligatures w14:val="none"/>
          </w:rPr>
          <w:delText>!</w:delText>
        </w:r>
        <w:r w:rsidRPr="001C138C">
          <w:rPr>
            <w:rFonts w:ascii="Consolas" w:eastAsia="Times New Roman" w:hAnsi="Consolas" w:cs="Times New Roman"/>
            <w:i/>
            <w:iCs/>
            <w:color w:val="87AFF4"/>
            <w:kern w:val="0"/>
            <w:sz w:val="21"/>
            <w:szCs w:val="21"/>
            <w14:ligatures w14:val="none"/>
          </w:rPr>
          <w:delText>delete</w:delText>
        </w:r>
        <w:r w:rsidRPr="001C138C">
          <w:rPr>
            <w:rFonts w:ascii="Consolas" w:eastAsia="Times New Roman" w:hAnsi="Consolas" w:cs="Times New Roman"/>
            <w:color w:val="A7DBF7"/>
            <w:kern w:val="0"/>
            <w:sz w:val="21"/>
            <w:szCs w:val="21"/>
            <w14:ligatures w14:val="none"/>
          </w:rPr>
          <w:delText xml:space="preserve"> (Tren3,Via1) from trenVia</w:delText>
        </w:r>
      </w:del>
    </w:p>
    <w:p w14:paraId="77F393B7" w14:textId="77777777" w:rsidR="001C138C" w:rsidRPr="00EF6A90" w:rsidRDefault="001C138C" w:rsidP="001C138C">
      <w:pPr>
        <w:shd w:val="clear" w:color="auto" w:fill="011627"/>
        <w:spacing w:after="0" w:line="285" w:lineRule="atLeast"/>
        <w:rPr>
          <w:del w:id="525" w:author="Microsoft Word" w:date="2023-11-12T23:39:00Z"/>
          <w:rFonts w:ascii="Consolas" w:eastAsia="Times New Roman" w:hAnsi="Consolas" w:cs="Times New Roman"/>
          <w:color w:val="A7DBF7"/>
          <w:kern w:val="0"/>
          <w:sz w:val="21"/>
          <w:szCs w:val="21"/>
          <w:lang w:val="en-GB"/>
          <w14:ligatures w14:val="none"/>
        </w:rPr>
      </w:pPr>
      <w:del w:id="526"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color w:val="D7DBE0"/>
            <w:kern w:val="0"/>
            <w:sz w:val="21"/>
            <w:szCs w:val="21"/>
            <w:lang w:val="en-GB"/>
            <w14:ligatures w14:val="none"/>
          </w:rPr>
          <w:delText>NOW</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5676D734" w14:textId="77777777" w:rsidR="001C138C" w:rsidRPr="00EF6A90" w:rsidRDefault="001C138C" w:rsidP="001C138C">
      <w:pPr>
        <w:shd w:val="clear" w:color="auto" w:fill="011627"/>
        <w:spacing w:after="0" w:line="285" w:lineRule="atLeast"/>
        <w:rPr>
          <w:del w:id="527" w:author="Microsoft Word" w:date="2023-11-12T23:39:00Z"/>
          <w:rFonts w:ascii="Consolas" w:eastAsia="Times New Roman" w:hAnsi="Consolas" w:cs="Times New Roman"/>
          <w:color w:val="A7DBF7"/>
          <w:kern w:val="0"/>
          <w:sz w:val="21"/>
          <w:szCs w:val="21"/>
          <w:lang w:val="en-GB"/>
          <w14:ligatures w14:val="none"/>
        </w:rPr>
      </w:pPr>
      <w:del w:id="528"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Tren1.</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282ACC52" w14:textId="77777777" w:rsidR="001C138C" w:rsidRPr="00EF6A90" w:rsidRDefault="001C138C" w:rsidP="001C138C">
      <w:pPr>
        <w:shd w:val="clear" w:color="auto" w:fill="011627"/>
        <w:spacing w:after="0" w:line="285" w:lineRule="atLeast"/>
        <w:rPr>
          <w:del w:id="529" w:author="Microsoft Word" w:date="2023-11-12T23:39:00Z"/>
          <w:rFonts w:ascii="Consolas" w:eastAsia="Times New Roman" w:hAnsi="Consolas" w:cs="Times New Roman"/>
          <w:color w:val="A7DBF7"/>
          <w:kern w:val="0"/>
          <w:sz w:val="21"/>
          <w:szCs w:val="21"/>
          <w:lang w:val="en-GB"/>
          <w14:ligatures w14:val="none"/>
        </w:rPr>
      </w:pPr>
      <w:del w:id="530"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Tren2.</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0CED24E2" w14:textId="77777777" w:rsidR="001C138C" w:rsidRPr="00EF6A90" w:rsidRDefault="001C138C" w:rsidP="001C138C">
      <w:pPr>
        <w:shd w:val="clear" w:color="auto" w:fill="011627"/>
        <w:spacing w:after="0" w:line="285" w:lineRule="atLeast"/>
        <w:rPr>
          <w:del w:id="531" w:author="Microsoft Word" w:date="2023-11-12T23:39:00Z"/>
          <w:rFonts w:ascii="Consolas" w:eastAsia="Times New Roman" w:hAnsi="Consolas" w:cs="Times New Roman"/>
          <w:color w:val="A7DBF7"/>
          <w:kern w:val="0"/>
          <w:sz w:val="21"/>
          <w:szCs w:val="21"/>
          <w:lang w:val="en-GB"/>
          <w14:ligatures w14:val="none"/>
        </w:rPr>
      </w:pPr>
      <w:del w:id="53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Tren3.</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00ACA355" w14:textId="77777777" w:rsidR="001C138C" w:rsidRPr="00EF6A90" w:rsidRDefault="001C138C" w:rsidP="001C138C">
      <w:pPr>
        <w:shd w:val="clear" w:color="auto" w:fill="011627"/>
        <w:spacing w:after="0" w:line="285" w:lineRule="atLeast"/>
        <w:rPr>
          <w:del w:id="533" w:author="Microsoft Word" w:date="2023-11-12T23:39:00Z"/>
          <w:rFonts w:ascii="Consolas" w:eastAsia="Times New Roman" w:hAnsi="Consolas" w:cs="Times New Roman"/>
          <w:color w:val="A7DBF7"/>
          <w:kern w:val="0"/>
          <w:sz w:val="21"/>
          <w:szCs w:val="21"/>
          <w:lang w:val="en-GB"/>
          <w14:ligatures w14:val="none"/>
        </w:rPr>
      </w:pPr>
      <w:del w:id="534"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Tren4.</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7A02B450" w14:textId="77777777" w:rsidR="001C138C" w:rsidRPr="00EF6A90" w:rsidRDefault="001C138C" w:rsidP="001C138C">
      <w:pPr>
        <w:shd w:val="clear" w:color="auto" w:fill="011627"/>
        <w:spacing w:after="0" w:line="285" w:lineRule="atLeast"/>
        <w:rPr>
          <w:del w:id="535" w:author="Microsoft Word" w:date="2023-11-12T23:39:00Z"/>
          <w:rFonts w:ascii="Consolas" w:eastAsia="Times New Roman" w:hAnsi="Consolas" w:cs="Times New Roman"/>
          <w:color w:val="A7DBF7"/>
          <w:kern w:val="0"/>
          <w:sz w:val="21"/>
          <w:szCs w:val="21"/>
          <w:lang w:val="en-GB"/>
          <w14:ligatures w14:val="none"/>
        </w:rPr>
      </w:pPr>
      <w:del w:id="536"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Tren5.</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54CC695B" w14:textId="77777777" w:rsidR="001C138C" w:rsidRPr="00EF6A90" w:rsidRDefault="001C138C" w:rsidP="001C138C">
      <w:pPr>
        <w:shd w:val="clear" w:color="auto" w:fill="011627"/>
        <w:spacing w:after="0" w:line="285" w:lineRule="atLeast"/>
        <w:rPr>
          <w:del w:id="537" w:author="Microsoft Word" w:date="2023-11-12T23:39:00Z"/>
          <w:rFonts w:ascii="Consolas" w:eastAsia="Times New Roman" w:hAnsi="Consolas" w:cs="Times New Roman"/>
          <w:color w:val="A7DBF7"/>
          <w:kern w:val="0"/>
          <w:sz w:val="21"/>
          <w:szCs w:val="21"/>
          <w:lang w:val="en-GB"/>
          <w14:ligatures w14:val="none"/>
        </w:rPr>
      </w:pPr>
      <w:del w:id="538"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Tren6.</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40F2BD06" w14:textId="77777777" w:rsidR="001C138C" w:rsidRPr="00EF6A90" w:rsidRDefault="001C138C" w:rsidP="001C138C">
      <w:pPr>
        <w:shd w:val="clear" w:color="auto" w:fill="011627"/>
        <w:spacing w:after="0" w:line="285" w:lineRule="atLeast"/>
        <w:rPr>
          <w:del w:id="539" w:author="Microsoft Word" w:date="2023-11-12T23:39:00Z"/>
          <w:rFonts w:ascii="Consolas" w:eastAsia="Times New Roman" w:hAnsi="Consolas" w:cs="Times New Roman"/>
          <w:color w:val="A7DBF7"/>
          <w:kern w:val="0"/>
          <w:sz w:val="21"/>
          <w:szCs w:val="21"/>
          <w:lang w:val="en-GB"/>
          <w14:ligatures w14:val="none"/>
        </w:rPr>
      </w:pPr>
      <w:del w:id="540"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i/>
            <w:iCs/>
            <w:color w:val="87AFF4"/>
            <w:kern w:val="0"/>
            <w:sz w:val="21"/>
            <w:szCs w:val="21"/>
            <w:lang w:val="en-GB"/>
            <w14:ligatures w14:val="none"/>
          </w:rPr>
          <w:delText>run</w:delText>
        </w:r>
        <w:r w:rsidRPr="00EF6A90">
          <w:rPr>
            <w:rFonts w:ascii="Consolas" w:eastAsia="Times New Roman" w:hAnsi="Consolas" w:cs="Times New Roman"/>
            <w:color w:val="A7DBF7"/>
            <w:kern w:val="0"/>
            <w:sz w:val="21"/>
            <w:szCs w:val="21"/>
            <w:lang w:val="en-GB"/>
            <w14:ligatures w14:val="none"/>
          </w:rPr>
          <w:delText>(12)</w:delText>
        </w:r>
      </w:del>
    </w:p>
    <w:p w14:paraId="3B4A5769" w14:textId="77777777" w:rsidR="001C138C" w:rsidRPr="00EF6A90" w:rsidRDefault="001C138C" w:rsidP="001C138C">
      <w:pPr>
        <w:shd w:val="clear" w:color="auto" w:fill="011627"/>
        <w:spacing w:after="0" w:line="285" w:lineRule="atLeast"/>
        <w:rPr>
          <w:del w:id="541" w:author="Microsoft Word" w:date="2023-11-12T23:39:00Z"/>
          <w:rFonts w:ascii="Consolas" w:eastAsia="Times New Roman" w:hAnsi="Consolas" w:cs="Times New Roman"/>
          <w:color w:val="A7DBF7"/>
          <w:kern w:val="0"/>
          <w:sz w:val="21"/>
          <w:szCs w:val="21"/>
          <w:lang w:val="en-GB"/>
          <w14:ligatures w14:val="none"/>
        </w:rPr>
      </w:pPr>
      <w:del w:id="542"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i/>
            <w:iCs/>
            <w:color w:val="87AFF4"/>
            <w:kern w:val="0"/>
            <w:sz w:val="21"/>
            <w:szCs w:val="21"/>
            <w:lang w:val="en-GB"/>
            <w14:ligatures w14:val="none"/>
          </w:rPr>
          <w:delText>run</w:delText>
        </w:r>
        <w:r w:rsidRPr="00EF6A90">
          <w:rPr>
            <w:rFonts w:ascii="Consolas" w:eastAsia="Times New Roman" w:hAnsi="Consolas" w:cs="Times New Roman"/>
            <w:color w:val="A7DBF7"/>
            <w:kern w:val="0"/>
            <w:sz w:val="21"/>
            <w:szCs w:val="21"/>
            <w:lang w:val="en-GB"/>
            <w14:ligatures w14:val="none"/>
          </w:rPr>
          <w:delText>(108)</w:delText>
        </w:r>
      </w:del>
    </w:p>
    <w:p w14:paraId="2E0834E2" w14:textId="77777777" w:rsidR="001C138C" w:rsidRPr="00EF6A90" w:rsidRDefault="001C138C" w:rsidP="001C138C">
      <w:pPr>
        <w:shd w:val="clear" w:color="auto" w:fill="011627"/>
        <w:spacing w:after="0" w:line="285" w:lineRule="atLeast"/>
        <w:rPr>
          <w:del w:id="543" w:author="Microsoft Word" w:date="2023-11-12T23:39:00Z"/>
          <w:rFonts w:ascii="Consolas" w:eastAsia="Times New Roman" w:hAnsi="Consolas" w:cs="Times New Roman"/>
          <w:color w:val="A7DBF7"/>
          <w:kern w:val="0"/>
          <w:sz w:val="21"/>
          <w:szCs w:val="21"/>
          <w:lang w:val="en-GB"/>
          <w14:ligatures w14:val="none"/>
        </w:rPr>
      </w:pPr>
    </w:p>
    <w:p w14:paraId="0BE17E7F" w14:textId="77777777" w:rsidR="005563B7" w:rsidRPr="00EF6A90" w:rsidRDefault="005563B7" w:rsidP="00B27F6F">
      <w:pPr>
        <w:rPr>
          <w:del w:id="544" w:author="Microsoft Word" w:date="2023-11-12T23:39:00Z"/>
          <w:lang w:val="en-GB"/>
        </w:rPr>
      </w:pPr>
    </w:p>
    <w:p w14:paraId="64BE910C" w14:textId="77777777" w:rsidR="00FD3972" w:rsidRPr="00EF6A90" w:rsidRDefault="00FD3972">
      <w:pPr>
        <w:rPr>
          <w:del w:id="545" w:author="Microsoft Word" w:date="2023-11-12T23:39:00Z"/>
          <w:lang w:val="en-GB"/>
        </w:rPr>
      </w:pPr>
      <w:del w:id="546" w:author="Microsoft Word" w:date="2023-11-12T23:39:00Z">
        <w:r w:rsidRPr="00EF6A90">
          <w:rPr>
            <w:lang w:val="en-GB"/>
          </w:rPr>
          <w:br w:type="page"/>
        </w:r>
      </w:del>
    </w:p>
    <w:p w14:paraId="7DCF5B10" w14:textId="77777777" w:rsidR="001C138C" w:rsidRDefault="001C138C">
      <w:pPr>
        <w:rPr>
          <w:del w:id="547" w:author="Microsoft Word" w:date="2023-11-12T23:39:00Z"/>
        </w:rPr>
      </w:pPr>
      <w:del w:id="548" w:author="Microsoft Word" w:date="2023-11-12T23:39:00Z">
        <w:r>
          <w:delText>Apartado e:</w:delText>
        </w:r>
      </w:del>
    </w:p>
    <w:p w14:paraId="16E56F9F" w14:textId="77777777" w:rsidR="001C138C" w:rsidRDefault="00FD3972">
      <w:pPr>
        <w:rPr>
          <w:del w:id="549" w:author="Microsoft Word" w:date="2023-11-12T23:39:00Z"/>
        </w:rPr>
      </w:pPr>
      <w:del w:id="550" w:author="Microsoft Word" w:date="2023-11-12T23:39:00Z">
        <w:r w:rsidRPr="00FD3972">
          <w:rPr>
            <w:noProof/>
          </w:rPr>
          <w:drawing>
            <wp:inline distT="0" distB="0" distL="0" distR="0" wp14:anchorId="5837A4C5" wp14:editId="69B901A4">
              <wp:extent cx="5400040" cy="2600960"/>
              <wp:effectExtent l="0" t="0" r="0" b="8890"/>
              <wp:docPr id="10294710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71048" name="Imagen 1" descr="Diagrama&#10;&#10;Descripción generada automáticamente"/>
                      <pic:cNvPicPr/>
                    </pic:nvPicPr>
                    <pic:blipFill>
                      <a:blip r:embed="rId13"/>
                      <a:stretch>
                        <a:fillRect/>
                      </a:stretch>
                    </pic:blipFill>
                    <pic:spPr>
                      <a:xfrm>
                        <a:off x="0" y="0"/>
                        <a:ext cx="5400040" cy="2600960"/>
                      </a:xfrm>
                      <a:prstGeom prst="rect">
                        <a:avLst/>
                      </a:prstGeom>
                    </pic:spPr>
                  </pic:pic>
                </a:graphicData>
              </a:graphic>
            </wp:inline>
          </w:drawing>
        </w:r>
      </w:del>
    </w:p>
    <w:p w14:paraId="7AF7F582" w14:textId="77777777" w:rsidR="00FD3972" w:rsidRDefault="00FD3972">
      <w:pPr>
        <w:rPr>
          <w:del w:id="551" w:author="Microsoft Word" w:date="2023-11-12T23:39:00Z"/>
        </w:rPr>
      </w:pPr>
    </w:p>
    <w:p w14:paraId="159278C3" w14:textId="77777777" w:rsidR="00FD3972" w:rsidRDefault="00FD3972">
      <w:pPr>
        <w:rPr>
          <w:del w:id="552" w:author="Microsoft Word" w:date="2023-11-12T23:39:00Z"/>
        </w:rPr>
      </w:pPr>
      <w:del w:id="553" w:author="Microsoft Word" w:date="2023-11-12T23:39:00Z">
        <w:r>
          <w:delText>Su .soil es:</w:delText>
        </w:r>
      </w:del>
    </w:p>
    <w:p w14:paraId="2F2F801F" w14:textId="77777777" w:rsidR="00F7340F" w:rsidRPr="00F7340F" w:rsidRDefault="00F7340F" w:rsidP="00F7340F">
      <w:pPr>
        <w:shd w:val="clear" w:color="auto" w:fill="011627"/>
        <w:spacing w:after="0" w:line="285" w:lineRule="atLeast"/>
        <w:rPr>
          <w:del w:id="554" w:author="Microsoft Word" w:date="2023-11-12T23:39:00Z"/>
          <w:rFonts w:ascii="Consolas" w:eastAsia="Times New Roman" w:hAnsi="Consolas" w:cs="Times New Roman"/>
          <w:color w:val="A7DBF7"/>
          <w:kern w:val="0"/>
          <w:sz w:val="21"/>
          <w:szCs w:val="21"/>
          <w14:ligatures w14:val="none"/>
        </w:rPr>
      </w:pPr>
      <w:del w:id="555"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Estacion</w:delText>
        </w:r>
      </w:del>
    </w:p>
    <w:p w14:paraId="4C52F057" w14:textId="77777777" w:rsidR="00F7340F" w:rsidRPr="00F7340F" w:rsidRDefault="00F7340F" w:rsidP="00F7340F">
      <w:pPr>
        <w:shd w:val="clear" w:color="auto" w:fill="011627"/>
        <w:spacing w:after="0" w:line="285" w:lineRule="atLeast"/>
        <w:rPr>
          <w:del w:id="556" w:author="Microsoft Word" w:date="2023-11-12T23:39:00Z"/>
          <w:rFonts w:ascii="Consolas" w:eastAsia="Times New Roman" w:hAnsi="Consolas" w:cs="Times New Roman"/>
          <w:color w:val="A7DBF7"/>
          <w:kern w:val="0"/>
          <w:sz w:val="21"/>
          <w:szCs w:val="21"/>
          <w14:ligatures w14:val="none"/>
        </w:rPr>
      </w:pPr>
      <w:del w:id="557"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Estacion</w:delText>
        </w:r>
      </w:del>
    </w:p>
    <w:p w14:paraId="24DB1399" w14:textId="77777777" w:rsidR="00F7340F" w:rsidRPr="00F7340F" w:rsidRDefault="00F7340F" w:rsidP="00F7340F">
      <w:pPr>
        <w:shd w:val="clear" w:color="auto" w:fill="011627"/>
        <w:spacing w:after="0" w:line="285" w:lineRule="atLeast"/>
        <w:rPr>
          <w:del w:id="558" w:author="Microsoft Word" w:date="2023-11-12T23:39:00Z"/>
          <w:rFonts w:ascii="Consolas" w:eastAsia="Times New Roman" w:hAnsi="Consolas" w:cs="Times New Roman"/>
          <w:color w:val="A7DBF7"/>
          <w:kern w:val="0"/>
          <w:sz w:val="21"/>
          <w:szCs w:val="21"/>
          <w14:ligatures w14:val="none"/>
        </w:rPr>
      </w:pPr>
      <w:del w:id="559"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Estacion</w:delText>
        </w:r>
      </w:del>
    </w:p>
    <w:p w14:paraId="038B8DD5" w14:textId="77777777" w:rsidR="00F7340F" w:rsidRPr="00F7340F" w:rsidRDefault="00F7340F" w:rsidP="00F7340F">
      <w:pPr>
        <w:shd w:val="clear" w:color="auto" w:fill="011627"/>
        <w:spacing w:after="0" w:line="285" w:lineRule="atLeast"/>
        <w:rPr>
          <w:del w:id="560" w:author="Microsoft Word" w:date="2023-11-12T23:39:00Z"/>
          <w:rFonts w:ascii="Consolas" w:eastAsia="Times New Roman" w:hAnsi="Consolas" w:cs="Times New Roman"/>
          <w:color w:val="A7DBF7"/>
          <w:kern w:val="0"/>
          <w:sz w:val="21"/>
          <w:szCs w:val="21"/>
          <w14:ligatures w14:val="none"/>
        </w:rPr>
      </w:pPr>
      <w:del w:id="561"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Estacion</w:delText>
        </w:r>
      </w:del>
    </w:p>
    <w:p w14:paraId="1BCCCF2A" w14:textId="77777777" w:rsidR="00F7340F" w:rsidRPr="00F7340F" w:rsidRDefault="00F7340F" w:rsidP="00F7340F">
      <w:pPr>
        <w:shd w:val="clear" w:color="auto" w:fill="011627"/>
        <w:spacing w:after="0" w:line="285" w:lineRule="atLeast"/>
        <w:rPr>
          <w:del w:id="562" w:author="Microsoft Word" w:date="2023-11-12T23:39:00Z"/>
          <w:rFonts w:ascii="Consolas" w:eastAsia="Times New Roman" w:hAnsi="Consolas" w:cs="Times New Roman"/>
          <w:color w:val="A7DBF7"/>
          <w:kern w:val="0"/>
          <w:sz w:val="21"/>
          <w:szCs w:val="21"/>
          <w14:ligatures w14:val="none"/>
        </w:rPr>
      </w:pPr>
      <w:del w:id="563"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Estacion</w:delText>
        </w:r>
      </w:del>
    </w:p>
    <w:p w14:paraId="1B344D3C" w14:textId="77777777" w:rsidR="00F7340F" w:rsidRPr="00F7340F" w:rsidRDefault="00F7340F" w:rsidP="00F7340F">
      <w:pPr>
        <w:shd w:val="clear" w:color="auto" w:fill="011627"/>
        <w:spacing w:after="0" w:line="285" w:lineRule="atLeast"/>
        <w:rPr>
          <w:del w:id="564" w:author="Microsoft Word" w:date="2023-11-12T23:39:00Z"/>
          <w:rFonts w:ascii="Consolas" w:eastAsia="Times New Roman" w:hAnsi="Consolas" w:cs="Times New Roman"/>
          <w:color w:val="A7DBF7"/>
          <w:kern w:val="0"/>
          <w:sz w:val="21"/>
          <w:szCs w:val="21"/>
          <w14:ligatures w14:val="none"/>
        </w:rPr>
      </w:pPr>
      <w:del w:id="565"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Estacion</w:delText>
        </w:r>
      </w:del>
    </w:p>
    <w:p w14:paraId="4083BB82" w14:textId="77777777" w:rsidR="00F7340F" w:rsidRPr="00F7340F" w:rsidRDefault="00F7340F" w:rsidP="00F7340F">
      <w:pPr>
        <w:shd w:val="clear" w:color="auto" w:fill="011627"/>
        <w:spacing w:after="0" w:line="285" w:lineRule="atLeast"/>
        <w:rPr>
          <w:del w:id="566" w:author="Microsoft Word" w:date="2023-11-12T23:39:00Z"/>
          <w:rFonts w:ascii="Consolas" w:eastAsia="Times New Roman" w:hAnsi="Consolas" w:cs="Times New Roman"/>
          <w:color w:val="A7DBF7"/>
          <w:kern w:val="0"/>
          <w:sz w:val="21"/>
          <w:szCs w:val="21"/>
          <w14:ligatures w14:val="none"/>
        </w:rPr>
      </w:pPr>
      <w:del w:id="567"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Estacion</w:delText>
        </w:r>
      </w:del>
    </w:p>
    <w:p w14:paraId="18BD335C" w14:textId="77777777" w:rsidR="00F7340F" w:rsidRPr="00F7340F" w:rsidRDefault="00F7340F" w:rsidP="00F7340F">
      <w:pPr>
        <w:shd w:val="clear" w:color="auto" w:fill="011627"/>
        <w:spacing w:after="0" w:line="285" w:lineRule="atLeast"/>
        <w:rPr>
          <w:del w:id="568" w:author="Microsoft Word" w:date="2023-11-12T23:39:00Z"/>
          <w:rFonts w:ascii="Consolas" w:eastAsia="Times New Roman" w:hAnsi="Consolas" w:cs="Times New Roman"/>
          <w:color w:val="A7DBF7"/>
          <w:kern w:val="0"/>
          <w:sz w:val="21"/>
          <w:szCs w:val="21"/>
          <w14:ligatures w14:val="none"/>
        </w:rPr>
      </w:pPr>
      <w:del w:id="569"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2D680EB0" w14:textId="77777777" w:rsidR="00F7340F" w:rsidRPr="00F7340F" w:rsidRDefault="00F7340F" w:rsidP="00F7340F">
      <w:pPr>
        <w:shd w:val="clear" w:color="auto" w:fill="011627"/>
        <w:spacing w:after="0" w:line="285" w:lineRule="atLeast"/>
        <w:rPr>
          <w:del w:id="570" w:author="Microsoft Word" w:date="2023-11-12T23:39:00Z"/>
          <w:rFonts w:ascii="Consolas" w:eastAsia="Times New Roman" w:hAnsi="Consolas" w:cs="Times New Roman"/>
          <w:color w:val="A7DBF7"/>
          <w:kern w:val="0"/>
          <w:sz w:val="21"/>
          <w:szCs w:val="21"/>
          <w14:ligatures w14:val="none"/>
        </w:rPr>
      </w:pPr>
      <w:del w:id="571"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0C084D9B" w14:textId="77777777" w:rsidR="00F7340F" w:rsidRPr="00F7340F" w:rsidRDefault="00F7340F" w:rsidP="00F7340F">
      <w:pPr>
        <w:shd w:val="clear" w:color="auto" w:fill="011627"/>
        <w:spacing w:after="0" w:line="285" w:lineRule="atLeast"/>
        <w:rPr>
          <w:del w:id="572" w:author="Microsoft Word" w:date="2023-11-12T23:39:00Z"/>
          <w:rFonts w:ascii="Consolas" w:eastAsia="Times New Roman" w:hAnsi="Consolas" w:cs="Times New Roman"/>
          <w:color w:val="A7DBF7"/>
          <w:kern w:val="0"/>
          <w:sz w:val="21"/>
          <w:szCs w:val="21"/>
          <w14:ligatures w14:val="none"/>
        </w:rPr>
      </w:pPr>
      <w:del w:id="57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(Estacion1,Via1) into estacionViaIda</w:delText>
        </w:r>
      </w:del>
    </w:p>
    <w:p w14:paraId="3595FAB7" w14:textId="77777777" w:rsidR="00F7340F" w:rsidRPr="00F7340F" w:rsidRDefault="00F7340F" w:rsidP="00F7340F">
      <w:pPr>
        <w:shd w:val="clear" w:color="auto" w:fill="011627"/>
        <w:spacing w:after="0" w:line="285" w:lineRule="atLeast"/>
        <w:rPr>
          <w:del w:id="574" w:author="Microsoft Word" w:date="2023-11-12T23:39:00Z"/>
          <w:rFonts w:ascii="Consolas" w:eastAsia="Times New Roman" w:hAnsi="Consolas" w:cs="Times New Roman"/>
          <w:color w:val="A7DBF7"/>
          <w:kern w:val="0"/>
          <w:sz w:val="21"/>
          <w:szCs w:val="21"/>
          <w14:ligatures w14:val="none"/>
        </w:rPr>
      </w:pPr>
      <w:del w:id="57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(Estacion2,Via1) into estacionViaIda</w:delText>
        </w:r>
      </w:del>
    </w:p>
    <w:p w14:paraId="55C01C4A" w14:textId="77777777" w:rsidR="00F7340F" w:rsidRPr="00F7340F" w:rsidRDefault="00F7340F" w:rsidP="00F7340F">
      <w:pPr>
        <w:shd w:val="clear" w:color="auto" w:fill="011627"/>
        <w:spacing w:after="0" w:line="285" w:lineRule="atLeast"/>
        <w:rPr>
          <w:del w:id="576" w:author="Microsoft Word" w:date="2023-11-12T23:39:00Z"/>
          <w:rFonts w:ascii="Consolas" w:eastAsia="Times New Roman" w:hAnsi="Consolas" w:cs="Times New Roman"/>
          <w:color w:val="A7DBF7"/>
          <w:kern w:val="0"/>
          <w:sz w:val="21"/>
          <w:szCs w:val="21"/>
          <w14:ligatures w14:val="none"/>
        </w:rPr>
      </w:pPr>
      <w:del w:id="57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(Estacion1,Via2) into estacionViaVuelta</w:delText>
        </w:r>
      </w:del>
    </w:p>
    <w:p w14:paraId="460A2C9B" w14:textId="77777777" w:rsidR="00F7340F" w:rsidRPr="00F7340F" w:rsidRDefault="00F7340F" w:rsidP="00F7340F">
      <w:pPr>
        <w:shd w:val="clear" w:color="auto" w:fill="011627"/>
        <w:spacing w:after="0" w:line="285" w:lineRule="atLeast"/>
        <w:rPr>
          <w:del w:id="578" w:author="Microsoft Word" w:date="2023-11-12T23:39:00Z"/>
          <w:rFonts w:ascii="Consolas" w:eastAsia="Times New Roman" w:hAnsi="Consolas" w:cs="Times New Roman"/>
          <w:color w:val="A7DBF7"/>
          <w:kern w:val="0"/>
          <w:sz w:val="21"/>
          <w:szCs w:val="21"/>
          <w14:ligatures w14:val="none"/>
        </w:rPr>
      </w:pPr>
      <w:del w:id="57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(Estacion2,Via2) into estacionViaVuelta</w:delText>
        </w:r>
      </w:del>
    </w:p>
    <w:p w14:paraId="0F5E1B77" w14:textId="77777777" w:rsidR="00F7340F" w:rsidRPr="00F7340F" w:rsidRDefault="00F7340F" w:rsidP="00F7340F">
      <w:pPr>
        <w:shd w:val="clear" w:color="auto" w:fill="011627"/>
        <w:spacing w:after="0" w:line="285" w:lineRule="atLeast"/>
        <w:rPr>
          <w:del w:id="580" w:author="Microsoft Word" w:date="2023-11-12T23:39:00Z"/>
          <w:rFonts w:ascii="Consolas" w:eastAsia="Times New Roman" w:hAnsi="Consolas" w:cs="Times New Roman"/>
          <w:color w:val="A7DBF7"/>
          <w:kern w:val="0"/>
          <w:sz w:val="21"/>
          <w:szCs w:val="21"/>
          <w14:ligatures w14:val="none"/>
        </w:rPr>
      </w:pPr>
      <w:del w:id="581"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28505FF3" w14:textId="77777777" w:rsidR="00F7340F" w:rsidRPr="00F7340F" w:rsidRDefault="00F7340F" w:rsidP="00F7340F">
      <w:pPr>
        <w:shd w:val="clear" w:color="auto" w:fill="011627"/>
        <w:spacing w:after="0" w:line="285" w:lineRule="atLeast"/>
        <w:rPr>
          <w:del w:id="582" w:author="Microsoft Word" w:date="2023-11-12T23:39:00Z"/>
          <w:rFonts w:ascii="Consolas" w:eastAsia="Times New Roman" w:hAnsi="Consolas" w:cs="Times New Roman"/>
          <w:color w:val="A7DBF7"/>
          <w:kern w:val="0"/>
          <w:sz w:val="21"/>
          <w:szCs w:val="21"/>
          <w14:ligatures w14:val="none"/>
        </w:rPr>
      </w:pPr>
      <w:del w:id="583"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2E7DBE34" w14:textId="77777777" w:rsidR="00F7340F" w:rsidRPr="00F7340F" w:rsidRDefault="00F7340F" w:rsidP="00F7340F">
      <w:pPr>
        <w:shd w:val="clear" w:color="auto" w:fill="011627"/>
        <w:spacing w:after="0" w:line="285" w:lineRule="atLeast"/>
        <w:rPr>
          <w:del w:id="584" w:author="Microsoft Word" w:date="2023-11-12T23:39:00Z"/>
          <w:rFonts w:ascii="Consolas" w:eastAsia="Times New Roman" w:hAnsi="Consolas" w:cs="Times New Roman"/>
          <w:color w:val="A7DBF7"/>
          <w:kern w:val="0"/>
          <w:sz w:val="21"/>
          <w:szCs w:val="21"/>
          <w14:ligatures w14:val="none"/>
        </w:rPr>
      </w:pPr>
      <w:del w:id="58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(Estacion2,Via3) into estacionViaIda</w:delText>
        </w:r>
      </w:del>
    </w:p>
    <w:p w14:paraId="28F68AF6" w14:textId="77777777" w:rsidR="00F7340F" w:rsidRPr="00F7340F" w:rsidRDefault="00F7340F" w:rsidP="00F7340F">
      <w:pPr>
        <w:shd w:val="clear" w:color="auto" w:fill="011627"/>
        <w:spacing w:after="0" w:line="285" w:lineRule="atLeast"/>
        <w:rPr>
          <w:del w:id="586" w:author="Microsoft Word" w:date="2023-11-12T23:39:00Z"/>
          <w:rFonts w:ascii="Consolas" w:eastAsia="Times New Roman" w:hAnsi="Consolas" w:cs="Times New Roman"/>
          <w:color w:val="A7DBF7"/>
          <w:kern w:val="0"/>
          <w:sz w:val="21"/>
          <w:szCs w:val="21"/>
          <w14:ligatures w14:val="none"/>
        </w:rPr>
      </w:pPr>
      <w:del w:id="58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(Estacion6,Via3) into estacionViaIda</w:delText>
        </w:r>
      </w:del>
    </w:p>
    <w:p w14:paraId="153DD071" w14:textId="77777777" w:rsidR="00F7340F" w:rsidRPr="00F7340F" w:rsidRDefault="00F7340F" w:rsidP="00F7340F">
      <w:pPr>
        <w:shd w:val="clear" w:color="auto" w:fill="011627"/>
        <w:spacing w:after="0" w:line="285" w:lineRule="atLeast"/>
        <w:rPr>
          <w:del w:id="588" w:author="Microsoft Word" w:date="2023-11-12T23:39:00Z"/>
          <w:rFonts w:ascii="Consolas" w:eastAsia="Times New Roman" w:hAnsi="Consolas" w:cs="Times New Roman"/>
          <w:color w:val="A7DBF7"/>
          <w:kern w:val="0"/>
          <w:sz w:val="21"/>
          <w:szCs w:val="21"/>
          <w14:ligatures w14:val="none"/>
        </w:rPr>
      </w:pPr>
      <w:del w:id="58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(Estacion2,Via4) into estacionViaVuelta</w:delText>
        </w:r>
      </w:del>
    </w:p>
    <w:p w14:paraId="7F72470E" w14:textId="77777777" w:rsidR="00F7340F" w:rsidRPr="00F7340F" w:rsidRDefault="00F7340F" w:rsidP="00F7340F">
      <w:pPr>
        <w:shd w:val="clear" w:color="auto" w:fill="011627"/>
        <w:spacing w:after="0" w:line="285" w:lineRule="atLeast"/>
        <w:rPr>
          <w:del w:id="590" w:author="Microsoft Word" w:date="2023-11-12T23:39:00Z"/>
          <w:rFonts w:ascii="Consolas" w:eastAsia="Times New Roman" w:hAnsi="Consolas" w:cs="Times New Roman"/>
          <w:color w:val="A7DBF7"/>
          <w:kern w:val="0"/>
          <w:sz w:val="21"/>
          <w:szCs w:val="21"/>
          <w14:ligatures w14:val="none"/>
        </w:rPr>
      </w:pPr>
      <w:del w:id="59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(Estacion6,Via4) into estacionViaVuelta</w:delText>
        </w:r>
      </w:del>
    </w:p>
    <w:p w14:paraId="5E1CD347" w14:textId="77777777" w:rsidR="00F7340F" w:rsidRPr="00F7340F" w:rsidRDefault="00F7340F" w:rsidP="00F7340F">
      <w:pPr>
        <w:shd w:val="clear" w:color="auto" w:fill="011627"/>
        <w:spacing w:after="0" w:line="285" w:lineRule="atLeast"/>
        <w:rPr>
          <w:del w:id="592" w:author="Microsoft Word" w:date="2023-11-12T23:39:00Z"/>
          <w:rFonts w:ascii="Consolas" w:eastAsia="Times New Roman" w:hAnsi="Consolas" w:cs="Times New Roman"/>
          <w:color w:val="A7DBF7"/>
          <w:kern w:val="0"/>
          <w:sz w:val="21"/>
          <w:szCs w:val="21"/>
          <w14:ligatures w14:val="none"/>
        </w:rPr>
      </w:pPr>
      <w:del w:id="593"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12E239EA" w14:textId="77777777" w:rsidR="00F7340F" w:rsidRPr="00F7340F" w:rsidRDefault="00F7340F" w:rsidP="00F7340F">
      <w:pPr>
        <w:shd w:val="clear" w:color="auto" w:fill="011627"/>
        <w:spacing w:after="0" w:line="285" w:lineRule="atLeast"/>
        <w:rPr>
          <w:del w:id="594" w:author="Microsoft Word" w:date="2023-11-12T23:39:00Z"/>
          <w:rFonts w:ascii="Consolas" w:eastAsia="Times New Roman" w:hAnsi="Consolas" w:cs="Times New Roman"/>
          <w:color w:val="A7DBF7"/>
          <w:kern w:val="0"/>
          <w:sz w:val="21"/>
          <w:szCs w:val="21"/>
          <w14:ligatures w14:val="none"/>
        </w:rPr>
      </w:pPr>
      <w:del w:id="595"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0BD487CC" w14:textId="77777777" w:rsidR="00F7340F" w:rsidRPr="00F7340F" w:rsidRDefault="00F7340F" w:rsidP="00F7340F">
      <w:pPr>
        <w:shd w:val="clear" w:color="auto" w:fill="011627"/>
        <w:spacing w:after="0" w:line="285" w:lineRule="atLeast"/>
        <w:rPr>
          <w:del w:id="596" w:author="Microsoft Word" w:date="2023-11-12T23:39:00Z"/>
          <w:rFonts w:ascii="Consolas" w:eastAsia="Times New Roman" w:hAnsi="Consolas" w:cs="Times New Roman"/>
          <w:color w:val="A7DBF7"/>
          <w:kern w:val="0"/>
          <w:sz w:val="21"/>
          <w:szCs w:val="21"/>
          <w14:ligatures w14:val="none"/>
        </w:rPr>
      </w:pPr>
      <w:del w:id="59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(Estacion6,Via5) into estacionViaIda</w:delText>
        </w:r>
      </w:del>
    </w:p>
    <w:p w14:paraId="736A6304" w14:textId="77777777" w:rsidR="00F7340F" w:rsidRPr="00F7340F" w:rsidRDefault="00F7340F" w:rsidP="00F7340F">
      <w:pPr>
        <w:shd w:val="clear" w:color="auto" w:fill="011627"/>
        <w:spacing w:after="0" w:line="285" w:lineRule="atLeast"/>
        <w:rPr>
          <w:del w:id="598" w:author="Microsoft Word" w:date="2023-11-12T23:39:00Z"/>
          <w:rFonts w:ascii="Consolas" w:eastAsia="Times New Roman" w:hAnsi="Consolas" w:cs="Times New Roman"/>
          <w:color w:val="A7DBF7"/>
          <w:kern w:val="0"/>
          <w:sz w:val="21"/>
          <w:szCs w:val="21"/>
          <w14:ligatures w14:val="none"/>
        </w:rPr>
      </w:pPr>
      <w:del w:id="59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(Estacion7,Via5) into estacionViaIda</w:delText>
        </w:r>
      </w:del>
    </w:p>
    <w:p w14:paraId="53657C59" w14:textId="77777777" w:rsidR="00F7340F" w:rsidRPr="00F7340F" w:rsidRDefault="00F7340F" w:rsidP="00F7340F">
      <w:pPr>
        <w:shd w:val="clear" w:color="auto" w:fill="011627"/>
        <w:spacing w:after="0" w:line="285" w:lineRule="atLeast"/>
        <w:rPr>
          <w:del w:id="600" w:author="Microsoft Word" w:date="2023-11-12T23:39:00Z"/>
          <w:rFonts w:ascii="Consolas" w:eastAsia="Times New Roman" w:hAnsi="Consolas" w:cs="Times New Roman"/>
          <w:color w:val="A7DBF7"/>
          <w:kern w:val="0"/>
          <w:sz w:val="21"/>
          <w:szCs w:val="21"/>
          <w14:ligatures w14:val="none"/>
        </w:rPr>
      </w:pPr>
      <w:del w:id="60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(Estacion6,Via6) into estacionViaIda</w:delText>
        </w:r>
      </w:del>
    </w:p>
    <w:p w14:paraId="776051BF" w14:textId="77777777" w:rsidR="00F7340F" w:rsidRPr="00F7340F" w:rsidRDefault="00F7340F" w:rsidP="00F7340F">
      <w:pPr>
        <w:shd w:val="clear" w:color="auto" w:fill="011627"/>
        <w:spacing w:after="0" w:line="285" w:lineRule="atLeast"/>
        <w:rPr>
          <w:del w:id="602" w:author="Microsoft Word" w:date="2023-11-12T23:39:00Z"/>
          <w:rFonts w:ascii="Consolas" w:eastAsia="Times New Roman" w:hAnsi="Consolas" w:cs="Times New Roman"/>
          <w:color w:val="A7DBF7"/>
          <w:kern w:val="0"/>
          <w:sz w:val="21"/>
          <w:szCs w:val="21"/>
          <w14:ligatures w14:val="none"/>
        </w:rPr>
      </w:pPr>
      <w:del w:id="60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(Estacion7,Via6) into estacionViaVuelta</w:delText>
        </w:r>
      </w:del>
    </w:p>
    <w:p w14:paraId="452D1069" w14:textId="77777777" w:rsidR="00F7340F" w:rsidRPr="00F7340F" w:rsidRDefault="00F7340F" w:rsidP="00F7340F">
      <w:pPr>
        <w:shd w:val="clear" w:color="auto" w:fill="011627"/>
        <w:spacing w:after="0" w:line="285" w:lineRule="atLeast"/>
        <w:rPr>
          <w:del w:id="604" w:author="Microsoft Word" w:date="2023-11-12T23:39:00Z"/>
          <w:rFonts w:ascii="Consolas" w:eastAsia="Times New Roman" w:hAnsi="Consolas" w:cs="Times New Roman"/>
          <w:color w:val="A7DBF7"/>
          <w:kern w:val="0"/>
          <w:sz w:val="21"/>
          <w:szCs w:val="21"/>
          <w14:ligatures w14:val="none"/>
        </w:rPr>
      </w:pPr>
      <w:del w:id="605"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6CDB6814" w14:textId="77777777" w:rsidR="00F7340F" w:rsidRPr="00F7340F" w:rsidRDefault="00F7340F" w:rsidP="00F7340F">
      <w:pPr>
        <w:shd w:val="clear" w:color="auto" w:fill="011627"/>
        <w:spacing w:after="0" w:line="285" w:lineRule="atLeast"/>
        <w:rPr>
          <w:del w:id="606" w:author="Microsoft Word" w:date="2023-11-12T23:39:00Z"/>
          <w:rFonts w:ascii="Consolas" w:eastAsia="Times New Roman" w:hAnsi="Consolas" w:cs="Times New Roman"/>
          <w:color w:val="A7DBF7"/>
          <w:kern w:val="0"/>
          <w:sz w:val="21"/>
          <w:szCs w:val="21"/>
          <w14:ligatures w14:val="none"/>
        </w:rPr>
      </w:pPr>
      <w:del w:id="607"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3834C299" w14:textId="77777777" w:rsidR="00F7340F" w:rsidRPr="00F7340F" w:rsidRDefault="00F7340F" w:rsidP="00F7340F">
      <w:pPr>
        <w:shd w:val="clear" w:color="auto" w:fill="011627"/>
        <w:spacing w:after="0" w:line="285" w:lineRule="atLeast"/>
        <w:rPr>
          <w:del w:id="608" w:author="Microsoft Word" w:date="2023-11-12T23:39:00Z"/>
          <w:rFonts w:ascii="Consolas" w:eastAsia="Times New Roman" w:hAnsi="Consolas" w:cs="Times New Roman"/>
          <w:color w:val="A7DBF7"/>
          <w:kern w:val="0"/>
          <w:sz w:val="21"/>
          <w:szCs w:val="21"/>
          <w14:ligatures w14:val="none"/>
        </w:rPr>
      </w:pPr>
      <w:del w:id="609"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5B1A40D2" w14:textId="77777777" w:rsidR="00F7340F" w:rsidRPr="00F7340F" w:rsidRDefault="00F7340F" w:rsidP="00F7340F">
      <w:pPr>
        <w:shd w:val="clear" w:color="auto" w:fill="011627"/>
        <w:spacing w:after="0" w:line="285" w:lineRule="atLeast"/>
        <w:rPr>
          <w:del w:id="610" w:author="Microsoft Word" w:date="2023-11-12T23:39:00Z"/>
          <w:rFonts w:ascii="Consolas" w:eastAsia="Times New Roman" w:hAnsi="Consolas" w:cs="Times New Roman"/>
          <w:color w:val="A7DBF7"/>
          <w:kern w:val="0"/>
          <w:sz w:val="21"/>
          <w:szCs w:val="21"/>
          <w14:ligatures w14:val="none"/>
        </w:rPr>
      </w:pPr>
      <w:del w:id="611"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19359EF2" w14:textId="77777777" w:rsidR="00F7340F" w:rsidRPr="00F7340F" w:rsidRDefault="00F7340F" w:rsidP="00F7340F">
      <w:pPr>
        <w:shd w:val="clear" w:color="auto" w:fill="011627"/>
        <w:spacing w:after="0" w:line="285" w:lineRule="atLeast"/>
        <w:rPr>
          <w:del w:id="612" w:author="Microsoft Word" w:date="2023-11-12T23:39:00Z"/>
          <w:rFonts w:ascii="Consolas" w:eastAsia="Times New Roman" w:hAnsi="Consolas" w:cs="Times New Roman"/>
          <w:color w:val="A7DBF7"/>
          <w:kern w:val="0"/>
          <w:sz w:val="21"/>
          <w:szCs w:val="21"/>
          <w14:ligatures w14:val="none"/>
        </w:rPr>
      </w:pPr>
      <w:del w:id="613"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391F578C" w14:textId="77777777" w:rsidR="00F7340F" w:rsidRPr="00F7340F" w:rsidRDefault="00F7340F" w:rsidP="00F7340F">
      <w:pPr>
        <w:shd w:val="clear" w:color="auto" w:fill="011627"/>
        <w:spacing w:after="0" w:line="285" w:lineRule="atLeast"/>
        <w:rPr>
          <w:del w:id="614" w:author="Microsoft Word" w:date="2023-11-12T23:39:00Z"/>
          <w:rFonts w:ascii="Consolas" w:eastAsia="Times New Roman" w:hAnsi="Consolas" w:cs="Times New Roman"/>
          <w:color w:val="A7DBF7"/>
          <w:kern w:val="0"/>
          <w:sz w:val="21"/>
          <w:szCs w:val="21"/>
          <w14:ligatures w14:val="none"/>
        </w:rPr>
      </w:pPr>
      <w:del w:id="615"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026E6117" w14:textId="77777777" w:rsidR="00F7340F" w:rsidRPr="00F7340F" w:rsidRDefault="00F7340F" w:rsidP="00F7340F">
      <w:pPr>
        <w:shd w:val="clear" w:color="auto" w:fill="011627"/>
        <w:spacing w:after="0" w:line="285" w:lineRule="atLeast"/>
        <w:rPr>
          <w:del w:id="616" w:author="Microsoft Word" w:date="2023-11-12T23:39:00Z"/>
          <w:rFonts w:ascii="Consolas" w:eastAsia="Times New Roman" w:hAnsi="Consolas" w:cs="Times New Roman"/>
          <w:color w:val="A7DBF7"/>
          <w:kern w:val="0"/>
          <w:sz w:val="21"/>
          <w:szCs w:val="21"/>
          <w14:ligatures w14:val="none"/>
        </w:rPr>
      </w:pPr>
      <w:del w:id="617"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5F8F70EB" w14:textId="77777777" w:rsidR="00F7340F" w:rsidRPr="00F7340F" w:rsidRDefault="00F7340F" w:rsidP="00F7340F">
      <w:pPr>
        <w:shd w:val="clear" w:color="auto" w:fill="011627"/>
        <w:spacing w:after="0" w:line="285" w:lineRule="atLeast"/>
        <w:rPr>
          <w:del w:id="618" w:author="Microsoft Word" w:date="2023-11-12T23:39:00Z"/>
          <w:rFonts w:ascii="Consolas" w:eastAsia="Times New Roman" w:hAnsi="Consolas" w:cs="Times New Roman"/>
          <w:color w:val="A7DBF7"/>
          <w:kern w:val="0"/>
          <w:sz w:val="21"/>
          <w:szCs w:val="21"/>
          <w14:ligatures w14:val="none"/>
        </w:rPr>
      </w:pPr>
      <w:del w:id="619"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1CEBBEBE" w14:textId="77777777" w:rsidR="00F7340F" w:rsidRPr="00F7340F" w:rsidRDefault="00F7340F" w:rsidP="00F7340F">
      <w:pPr>
        <w:shd w:val="clear" w:color="auto" w:fill="011627"/>
        <w:spacing w:after="0" w:line="285" w:lineRule="atLeast"/>
        <w:rPr>
          <w:del w:id="620" w:author="Microsoft Word" w:date="2023-11-12T23:39:00Z"/>
          <w:rFonts w:ascii="Consolas" w:eastAsia="Times New Roman" w:hAnsi="Consolas" w:cs="Times New Roman"/>
          <w:color w:val="A7DBF7"/>
          <w:kern w:val="0"/>
          <w:sz w:val="21"/>
          <w:szCs w:val="21"/>
          <w14:ligatures w14:val="none"/>
        </w:rPr>
      </w:pPr>
      <w:del w:id="621"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1B014190" w14:textId="77777777" w:rsidR="00F7340F" w:rsidRPr="00F7340F" w:rsidRDefault="00F7340F" w:rsidP="00F7340F">
      <w:pPr>
        <w:shd w:val="clear" w:color="auto" w:fill="011627"/>
        <w:spacing w:after="0" w:line="285" w:lineRule="atLeast"/>
        <w:rPr>
          <w:del w:id="622" w:author="Microsoft Word" w:date="2023-11-12T23:39:00Z"/>
          <w:rFonts w:ascii="Consolas" w:eastAsia="Times New Roman" w:hAnsi="Consolas" w:cs="Times New Roman"/>
          <w:color w:val="A7DBF7"/>
          <w:kern w:val="0"/>
          <w:sz w:val="21"/>
          <w:szCs w:val="21"/>
          <w14:ligatures w14:val="none"/>
        </w:rPr>
      </w:pPr>
      <w:del w:id="623"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1A3CF02E" w14:textId="77777777" w:rsidR="00F7340F" w:rsidRPr="00F7340F" w:rsidRDefault="00F7340F" w:rsidP="00F7340F">
      <w:pPr>
        <w:shd w:val="clear" w:color="auto" w:fill="011627"/>
        <w:spacing w:after="0" w:line="285" w:lineRule="atLeast"/>
        <w:rPr>
          <w:del w:id="624" w:author="Microsoft Word" w:date="2023-11-12T23:39:00Z"/>
          <w:rFonts w:ascii="Consolas" w:eastAsia="Times New Roman" w:hAnsi="Consolas" w:cs="Times New Roman"/>
          <w:color w:val="A7DBF7"/>
          <w:kern w:val="0"/>
          <w:sz w:val="21"/>
          <w:szCs w:val="21"/>
          <w14:ligatures w14:val="none"/>
        </w:rPr>
      </w:pPr>
      <w:del w:id="62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(Estacion1,Via7) into estacionViaIda</w:delText>
        </w:r>
      </w:del>
    </w:p>
    <w:p w14:paraId="2ED6D766" w14:textId="77777777" w:rsidR="00F7340F" w:rsidRPr="00F7340F" w:rsidRDefault="00F7340F" w:rsidP="00F7340F">
      <w:pPr>
        <w:shd w:val="clear" w:color="auto" w:fill="011627"/>
        <w:spacing w:after="0" w:line="285" w:lineRule="atLeast"/>
        <w:rPr>
          <w:del w:id="626" w:author="Microsoft Word" w:date="2023-11-12T23:39:00Z"/>
          <w:rFonts w:ascii="Consolas" w:eastAsia="Times New Roman" w:hAnsi="Consolas" w:cs="Times New Roman"/>
          <w:color w:val="A7DBF7"/>
          <w:kern w:val="0"/>
          <w:sz w:val="21"/>
          <w:szCs w:val="21"/>
          <w14:ligatures w14:val="none"/>
        </w:rPr>
      </w:pPr>
      <w:del w:id="62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(Estacion4,Via7) into estacionViaIda</w:delText>
        </w:r>
      </w:del>
    </w:p>
    <w:p w14:paraId="031230DC" w14:textId="77777777" w:rsidR="00F7340F" w:rsidRPr="00F7340F" w:rsidRDefault="00F7340F" w:rsidP="00F7340F">
      <w:pPr>
        <w:shd w:val="clear" w:color="auto" w:fill="011627"/>
        <w:spacing w:after="0" w:line="285" w:lineRule="atLeast"/>
        <w:rPr>
          <w:del w:id="628" w:author="Microsoft Word" w:date="2023-11-12T23:39:00Z"/>
          <w:rFonts w:ascii="Consolas" w:eastAsia="Times New Roman" w:hAnsi="Consolas" w:cs="Times New Roman"/>
          <w:color w:val="A7DBF7"/>
          <w:kern w:val="0"/>
          <w:sz w:val="21"/>
          <w:szCs w:val="21"/>
          <w14:ligatures w14:val="none"/>
        </w:rPr>
      </w:pPr>
      <w:del w:id="62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(Estacion1,Via8) into estacionViaVuelta</w:delText>
        </w:r>
      </w:del>
    </w:p>
    <w:p w14:paraId="6BE9225D" w14:textId="77777777" w:rsidR="00F7340F" w:rsidRPr="00F7340F" w:rsidRDefault="00F7340F" w:rsidP="00F7340F">
      <w:pPr>
        <w:shd w:val="clear" w:color="auto" w:fill="011627"/>
        <w:spacing w:after="0" w:line="285" w:lineRule="atLeast"/>
        <w:rPr>
          <w:del w:id="630" w:author="Microsoft Word" w:date="2023-11-12T23:39:00Z"/>
          <w:rFonts w:ascii="Consolas" w:eastAsia="Times New Roman" w:hAnsi="Consolas" w:cs="Times New Roman"/>
          <w:color w:val="A7DBF7"/>
          <w:kern w:val="0"/>
          <w:sz w:val="21"/>
          <w:szCs w:val="21"/>
          <w14:ligatures w14:val="none"/>
        </w:rPr>
      </w:pPr>
      <w:del w:id="63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(Estacion4,Via8) into estacionViaVuelta</w:delText>
        </w:r>
      </w:del>
    </w:p>
    <w:p w14:paraId="69D83DB3" w14:textId="77777777" w:rsidR="00F7340F" w:rsidRPr="00F7340F" w:rsidRDefault="00F7340F" w:rsidP="00F7340F">
      <w:pPr>
        <w:shd w:val="clear" w:color="auto" w:fill="011627"/>
        <w:spacing w:after="0" w:line="285" w:lineRule="atLeast"/>
        <w:rPr>
          <w:del w:id="632" w:author="Microsoft Word" w:date="2023-11-12T23:39:00Z"/>
          <w:rFonts w:ascii="Consolas" w:eastAsia="Times New Roman" w:hAnsi="Consolas" w:cs="Times New Roman"/>
          <w:color w:val="A7DBF7"/>
          <w:kern w:val="0"/>
          <w:sz w:val="21"/>
          <w:szCs w:val="21"/>
          <w14:ligatures w14:val="none"/>
        </w:rPr>
      </w:pPr>
      <w:del w:id="63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(Estacion4,Via9) into estacionViaIda</w:delText>
        </w:r>
      </w:del>
    </w:p>
    <w:p w14:paraId="27C3ECCC" w14:textId="77777777" w:rsidR="00F7340F" w:rsidRPr="00F7340F" w:rsidRDefault="00F7340F" w:rsidP="00F7340F">
      <w:pPr>
        <w:shd w:val="clear" w:color="auto" w:fill="011627"/>
        <w:spacing w:after="0" w:line="285" w:lineRule="atLeast"/>
        <w:rPr>
          <w:del w:id="634" w:author="Microsoft Word" w:date="2023-11-12T23:39:00Z"/>
          <w:rFonts w:ascii="Consolas" w:eastAsia="Times New Roman" w:hAnsi="Consolas" w:cs="Times New Roman"/>
          <w:color w:val="A7DBF7"/>
          <w:kern w:val="0"/>
          <w:sz w:val="21"/>
          <w:szCs w:val="21"/>
          <w14:ligatures w14:val="none"/>
        </w:rPr>
      </w:pPr>
      <w:del w:id="63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(Estacion4,Via10) into estacionViaVuelta</w:delText>
        </w:r>
      </w:del>
    </w:p>
    <w:p w14:paraId="22600FC0" w14:textId="77777777" w:rsidR="00F7340F" w:rsidRPr="00F7340F" w:rsidRDefault="00F7340F" w:rsidP="00F7340F">
      <w:pPr>
        <w:shd w:val="clear" w:color="auto" w:fill="011627"/>
        <w:spacing w:after="0" w:line="285" w:lineRule="atLeast"/>
        <w:rPr>
          <w:del w:id="636" w:author="Microsoft Word" w:date="2023-11-12T23:39:00Z"/>
          <w:rFonts w:ascii="Consolas" w:eastAsia="Times New Roman" w:hAnsi="Consolas" w:cs="Times New Roman"/>
          <w:color w:val="A7DBF7"/>
          <w:kern w:val="0"/>
          <w:sz w:val="21"/>
          <w:szCs w:val="21"/>
          <w14:ligatures w14:val="none"/>
        </w:rPr>
      </w:pPr>
      <w:del w:id="63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(Estacion5,Via9) into estacionViaIda</w:delText>
        </w:r>
      </w:del>
    </w:p>
    <w:p w14:paraId="5A48F0B8" w14:textId="77777777" w:rsidR="00F7340F" w:rsidRPr="00F7340F" w:rsidRDefault="00F7340F" w:rsidP="00F7340F">
      <w:pPr>
        <w:shd w:val="clear" w:color="auto" w:fill="011627"/>
        <w:spacing w:after="0" w:line="285" w:lineRule="atLeast"/>
        <w:rPr>
          <w:del w:id="638" w:author="Microsoft Word" w:date="2023-11-12T23:39:00Z"/>
          <w:rFonts w:ascii="Consolas" w:eastAsia="Times New Roman" w:hAnsi="Consolas" w:cs="Times New Roman"/>
          <w:color w:val="A7DBF7"/>
          <w:kern w:val="0"/>
          <w:sz w:val="21"/>
          <w:szCs w:val="21"/>
          <w14:ligatures w14:val="none"/>
        </w:rPr>
      </w:pPr>
      <w:del w:id="63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(Estacion5,Via10) into estacionViaVuelta</w:delText>
        </w:r>
      </w:del>
    </w:p>
    <w:p w14:paraId="3B47B6FC" w14:textId="77777777" w:rsidR="00F7340F" w:rsidRPr="00F7340F" w:rsidRDefault="00F7340F" w:rsidP="00F7340F">
      <w:pPr>
        <w:shd w:val="clear" w:color="auto" w:fill="011627"/>
        <w:spacing w:after="0" w:line="285" w:lineRule="atLeast"/>
        <w:rPr>
          <w:del w:id="640" w:author="Microsoft Word" w:date="2023-11-12T23:39:00Z"/>
          <w:rFonts w:ascii="Consolas" w:eastAsia="Times New Roman" w:hAnsi="Consolas" w:cs="Times New Roman"/>
          <w:color w:val="A7DBF7"/>
          <w:kern w:val="0"/>
          <w:sz w:val="21"/>
          <w:szCs w:val="21"/>
          <w14:ligatures w14:val="none"/>
        </w:rPr>
      </w:pPr>
      <w:del w:id="64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(Estacion2,Via14) into estacionViaVuelta</w:delText>
        </w:r>
      </w:del>
    </w:p>
    <w:p w14:paraId="4943A9DA" w14:textId="77777777" w:rsidR="00F7340F" w:rsidRPr="00F7340F" w:rsidRDefault="00F7340F" w:rsidP="00F7340F">
      <w:pPr>
        <w:shd w:val="clear" w:color="auto" w:fill="011627"/>
        <w:spacing w:after="0" w:line="285" w:lineRule="atLeast"/>
        <w:rPr>
          <w:del w:id="642" w:author="Microsoft Word" w:date="2023-11-12T23:39:00Z"/>
          <w:rFonts w:ascii="Consolas" w:eastAsia="Times New Roman" w:hAnsi="Consolas" w:cs="Times New Roman"/>
          <w:color w:val="A7DBF7"/>
          <w:kern w:val="0"/>
          <w:sz w:val="21"/>
          <w:szCs w:val="21"/>
          <w14:ligatures w14:val="none"/>
        </w:rPr>
      </w:pPr>
      <w:del w:id="64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(Estacion2,Via13) into estacionViaIda</w:delText>
        </w:r>
      </w:del>
    </w:p>
    <w:p w14:paraId="43D7F4E6" w14:textId="77777777" w:rsidR="00F7340F" w:rsidRPr="00F7340F" w:rsidRDefault="00F7340F" w:rsidP="00F7340F">
      <w:pPr>
        <w:shd w:val="clear" w:color="auto" w:fill="011627"/>
        <w:spacing w:after="0" w:line="285" w:lineRule="atLeast"/>
        <w:rPr>
          <w:del w:id="644" w:author="Microsoft Word" w:date="2023-11-12T23:39:00Z"/>
          <w:rFonts w:ascii="Consolas" w:eastAsia="Times New Roman" w:hAnsi="Consolas" w:cs="Times New Roman"/>
          <w:color w:val="A7DBF7"/>
          <w:kern w:val="0"/>
          <w:sz w:val="21"/>
          <w:szCs w:val="21"/>
          <w14:ligatures w14:val="none"/>
        </w:rPr>
      </w:pPr>
      <w:del w:id="64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(Estacion4,Via13) into estacionViaIda</w:delText>
        </w:r>
      </w:del>
    </w:p>
    <w:p w14:paraId="4EDAFA30" w14:textId="77777777" w:rsidR="00F7340F" w:rsidRPr="00F7340F" w:rsidRDefault="00F7340F" w:rsidP="00F7340F">
      <w:pPr>
        <w:shd w:val="clear" w:color="auto" w:fill="011627"/>
        <w:spacing w:after="0" w:line="285" w:lineRule="atLeast"/>
        <w:rPr>
          <w:del w:id="646" w:author="Microsoft Word" w:date="2023-11-12T23:39:00Z"/>
          <w:rFonts w:ascii="Consolas" w:eastAsia="Times New Roman" w:hAnsi="Consolas" w:cs="Times New Roman"/>
          <w:color w:val="A7DBF7"/>
          <w:kern w:val="0"/>
          <w:sz w:val="21"/>
          <w:szCs w:val="21"/>
          <w14:ligatures w14:val="none"/>
        </w:rPr>
      </w:pPr>
      <w:del w:id="64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(Estacion4,Via14) into estacionViaVuelta</w:delText>
        </w:r>
      </w:del>
    </w:p>
    <w:p w14:paraId="41BCED16" w14:textId="77777777" w:rsidR="00F7340F" w:rsidRPr="00F7340F" w:rsidRDefault="00F7340F" w:rsidP="00F7340F">
      <w:pPr>
        <w:shd w:val="clear" w:color="auto" w:fill="011627"/>
        <w:spacing w:after="0" w:line="285" w:lineRule="atLeast"/>
        <w:rPr>
          <w:del w:id="648" w:author="Microsoft Word" w:date="2023-11-12T23:39:00Z"/>
          <w:rFonts w:ascii="Consolas" w:eastAsia="Times New Roman" w:hAnsi="Consolas" w:cs="Times New Roman"/>
          <w:color w:val="A7DBF7"/>
          <w:kern w:val="0"/>
          <w:sz w:val="21"/>
          <w:szCs w:val="21"/>
          <w14:ligatures w14:val="none"/>
        </w:rPr>
      </w:pPr>
      <w:del w:id="64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(Estacion1,Via11) into estacionViaIda</w:delText>
        </w:r>
      </w:del>
    </w:p>
    <w:p w14:paraId="07E0432E" w14:textId="77777777" w:rsidR="00F7340F" w:rsidRPr="00F7340F" w:rsidRDefault="00F7340F" w:rsidP="00F7340F">
      <w:pPr>
        <w:shd w:val="clear" w:color="auto" w:fill="011627"/>
        <w:spacing w:after="0" w:line="285" w:lineRule="atLeast"/>
        <w:rPr>
          <w:del w:id="650" w:author="Microsoft Word" w:date="2023-11-12T23:39:00Z"/>
          <w:rFonts w:ascii="Consolas" w:eastAsia="Times New Roman" w:hAnsi="Consolas" w:cs="Times New Roman"/>
          <w:color w:val="A7DBF7"/>
          <w:kern w:val="0"/>
          <w:sz w:val="21"/>
          <w:szCs w:val="21"/>
          <w14:ligatures w14:val="none"/>
        </w:rPr>
      </w:pPr>
      <w:del w:id="65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(Estacion1,Via12) into estacionViaVuelta</w:delText>
        </w:r>
      </w:del>
    </w:p>
    <w:p w14:paraId="417DFB8D" w14:textId="77777777" w:rsidR="00F7340F" w:rsidRPr="00F7340F" w:rsidRDefault="00F7340F" w:rsidP="00F7340F">
      <w:pPr>
        <w:shd w:val="clear" w:color="auto" w:fill="011627"/>
        <w:spacing w:after="0" w:line="285" w:lineRule="atLeast"/>
        <w:rPr>
          <w:del w:id="652" w:author="Microsoft Word" w:date="2023-11-12T23:39:00Z"/>
          <w:rFonts w:ascii="Consolas" w:eastAsia="Times New Roman" w:hAnsi="Consolas" w:cs="Times New Roman"/>
          <w:color w:val="A7DBF7"/>
          <w:kern w:val="0"/>
          <w:sz w:val="21"/>
          <w:szCs w:val="21"/>
          <w14:ligatures w14:val="none"/>
        </w:rPr>
      </w:pPr>
      <w:del w:id="65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(Estacion3,Via11) into estacionViaIda</w:delText>
        </w:r>
      </w:del>
    </w:p>
    <w:p w14:paraId="192820C6" w14:textId="77777777" w:rsidR="00F7340F" w:rsidRPr="00F7340F" w:rsidRDefault="00F7340F" w:rsidP="00F7340F">
      <w:pPr>
        <w:shd w:val="clear" w:color="auto" w:fill="011627"/>
        <w:spacing w:after="0" w:line="285" w:lineRule="atLeast"/>
        <w:rPr>
          <w:del w:id="654" w:author="Microsoft Word" w:date="2023-11-12T23:39:00Z"/>
          <w:rFonts w:ascii="Consolas" w:eastAsia="Times New Roman" w:hAnsi="Consolas" w:cs="Times New Roman"/>
          <w:color w:val="A7DBF7"/>
          <w:kern w:val="0"/>
          <w:sz w:val="21"/>
          <w:szCs w:val="21"/>
          <w14:ligatures w14:val="none"/>
        </w:rPr>
      </w:pPr>
      <w:del w:id="65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(Estacion3,Via12) into estacionViaVuelta</w:delText>
        </w:r>
      </w:del>
    </w:p>
    <w:p w14:paraId="337E0986" w14:textId="77777777" w:rsidR="00F7340F" w:rsidRPr="00F7340F" w:rsidRDefault="00F7340F" w:rsidP="00F7340F">
      <w:pPr>
        <w:shd w:val="clear" w:color="auto" w:fill="011627"/>
        <w:spacing w:after="0" w:line="285" w:lineRule="atLeast"/>
        <w:rPr>
          <w:del w:id="656" w:author="Microsoft Word" w:date="2023-11-12T23:39:00Z"/>
          <w:rFonts w:ascii="Consolas" w:eastAsia="Times New Roman" w:hAnsi="Consolas" w:cs="Times New Roman"/>
          <w:color w:val="A7DBF7"/>
          <w:kern w:val="0"/>
          <w:sz w:val="21"/>
          <w:szCs w:val="21"/>
          <w14:ligatures w14:val="none"/>
        </w:rPr>
      </w:pPr>
      <w:del w:id="65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(Estacion3,Via15) into estacionViaIda</w:delText>
        </w:r>
      </w:del>
    </w:p>
    <w:p w14:paraId="054018FF" w14:textId="77777777" w:rsidR="00F7340F" w:rsidRPr="00F7340F" w:rsidRDefault="00F7340F" w:rsidP="00F7340F">
      <w:pPr>
        <w:shd w:val="clear" w:color="auto" w:fill="011627"/>
        <w:spacing w:after="0" w:line="285" w:lineRule="atLeast"/>
        <w:rPr>
          <w:del w:id="658" w:author="Microsoft Word" w:date="2023-11-12T23:39:00Z"/>
          <w:rFonts w:ascii="Consolas" w:eastAsia="Times New Roman" w:hAnsi="Consolas" w:cs="Times New Roman"/>
          <w:color w:val="A7DBF7"/>
          <w:kern w:val="0"/>
          <w:sz w:val="21"/>
          <w:szCs w:val="21"/>
          <w14:ligatures w14:val="none"/>
        </w:rPr>
      </w:pPr>
      <w:del w:id="65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(Estacion4,Via15) into estacionViaIda</w:delText>
        </w:r>
      </w:del>
    </w:p>
    <w:p w14:paraId="070BB4C6" w14:textId="77777777" w:rsidR="00F7340F" w:rsidRPr="00F7340F" w:rsidRDefault="00F7340F" w:rsidP="00F7340F">
      <w:pPr>
        <w:shd w:val="clear" w:color="auto" w:fill="011627"/>
        <w:spacing w:after="0" w:line="285" w:lineRule="atLeast"/>
        <w:rPr>
          <w:del w:id="660" w:author="Microsoft Word" w:date="2023-11-12T23:39:00Z"/>
          <w:rFonts w:ascii="Consolas" w:eastAsia="Times New Roman" w:hAnsi="Consolas" w:cs="Times New Roman"/>
          <w:color w:val="A7DBF7"/>
          <w:kern w:val="0"/>
          <w:sz w:val="21"/>
          <w:szCs w:val="21"/>
          <w14:ligatures w14:val="none"/>
        </w:rPr>
      </w:pPr>
      <w:del w:id="66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(Estacion4,Via16) into estacionViaVuelta</w:delText>
        </w:r>
      </w:del>
    </w:p>
    <w:p w14:paraId="6722C401" w14:textId="77777777" w:rsidR="00F7340F" w:rsidRPr="00F7340F" w:rsidRDefault="00F7340F" w:rsidP="00F7340F">
      <w:pPr>
        <w:shd w:val="clear" w:color="auto" w:fill="011627"/>
        <w:spacing w:after="0" w:line="285" w:lineRule="atLeast"/>
        <w:rPr>
          <w:del w:id="662" w:author="Microsoft Word" w:date="2023-11-12T23:39:00Z"/>
          <w:rFonts w:ascii="Consolas" w:eastAsia="Times New Roman" w:hAnsi="Consolas" w:cs="Times New Roman"/>
          <w:color w:val="A7DBF7"/>
          <w:kern w:val="0"/>
          <w:sz w:val="21"/>
          <w:szCs w:val="21"/>
          <w14:ligatures w14:val="none"/>
        </w:rPr>
      </w:pPr>
      <w:del w:id="66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(Estacion3,Via16) into estacionViaVuelta</w:delText>
        </w:r>
      </w:del>
    </w:p>
    <w:p w14:paraId="3BC63D6B" w14:textId="77777777" w:rsidR="00F7340F" w:rsidRPr="00F7340F" w:rsidRDefault="00F7340F" w:rsidP="00F7340F">
      <w:pPr>
        <w:shd w:val="clear" w:color="auto" w:fill="011627"/>
        <w:spacing w:after="0" w:line="285" w:lineRule="atLeast"/>
        <w:rPr>
          <w:del w:id="664" w:author="Microsoft Word" w:date="2023-11-12T23:39:00Z"/>
          <w:rFonts w:ascii="Consolas" w:eastAsia="Times New Roman" w:hAnsi="Consolas" w:cs="Times New Roman"/>
          <w:color w:val="A7DBF7"/>
          <w:kern w:val="0"/>
          <w:sz w:val="21"/>
          <w:szCs w:val="21"/>
          <w14:ligatures w14:val="none"/>
        </w:rPr>
      </w:pPr>
      <w:del w:id="665"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Segmento</w:delText>
        </w:r>
      </w:del>
    </w:p>
    <w:p w14:paraId="3F2F10A8" w14:textId="77777777" w:rsidR="00F7340F" w:rsidRPr="00F7340F" w:rsidRDefault="00F7340F" w:rsidP="00F7340F">
      <w:pPr>
        <w:shd w:val="clear" w:color="auto" w:fill="011627"/>
        <w:spacing w:after="0" w:line="285" w:lineRule="atLeast"/>
        <w:rPr>
          <w:del w:id="666" w:author="Microsoft Word" w:date="2023-11-12T23:39:00Z"/>
          <w:rFonts w:ascii="Consolas" w:eastAsia="Times New Roman" w:hAnsi="Consolas" w:cs="Times New Roman"/>
          <w:color w:val="A7DBF7"/>
          <w:kern w:val="0"/>
          <w:sz w:val="21"/>
          <w:szCs w:val="21"/>
          <w14:ligatures w14:val="none"/>
        </w:rPr>
      </w:pPr>
      <w:del w:id="66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(Segmento1,Via1) into viasDelSegmento</w:delText>
        </w:r>
      </w:del>
    </w:p>
    <w:p w14:paraId="0B9ECE42" w14:textId="77777777" w:rsidR="00F7340F" w:rsidRPr="00F7340F" w:rsidRDefault="00F7340F" w:rsidP="00F7340F">
      <w:pPr>
        <w:shd w:val="clear" w:color="auto" w:fill="011627"/>
        <w:spacing w:after="0" w:line="285" w:lineRule="atLeast"/>
        <w:rPr>
          <w:del w:id="668" w:author="Microsoft Word" w:date="2023-11-12T23:39:00Z"/>
          <w:rFonts w:ascii="Consolas" w:eastAsia="Times New Roman" w:hAnsi="Consolas" w:cs="Times New Roman"/>
          <w:color w:val="A7DBF7"/>
          <w:kern w:val="0"/>
          <w:sz w:val="21"/>
          <w:szCs w:val="21"/>
          <w14:ligatures w14:val="none"/>
        </w:rPr>
      </w:pPr>
      <w:del w:id="66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(Segmento1,Via2) into viasDelSegmento</w:delText>
        </w:r>
      </w:del>
    </w:p>
    <w:p w14:paraId="665B698E" w14:textId="77777777" w:rsidR="00F7340F" w:rsidRPr="00F7340F" w:rsidRDefault="00F7340F" w:rsidP="00F7340F">
      <w:pPr>
        <w:shd w:val="clear" w:color="auto" w:fill="011627"/>
        <w:spacing w:after="0" w:line="285" w:lineRule="atLeast"/>
        <w:rPr>
          <w:del w:id="670" w:author="Microsoft Word" w:date="2023-11-12T23:39:00Z"/>
          <w:rFonts w:ascii="Consolas" w:eastAsia="Times New Roman" w:hAnsi="Consolas" w:cs="Times New Roman"/>
          <w:color w:val="A7DBF7"/>
          <w:kern w:val="0"/>
          <w:sz w:val="21"/>
          <w:szCs w:val="21"/>
          <w14:ligatures w14:val="none"/>
        </w:rPr>
      </w:pPr>
      <w:del w:id="671"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Segmento</w:delText>
        </w:r>
      </w:del>
    </w:p>
    <w:p w14:paraId="5BED5389" w14:textId="77777777" w:rsidR="00F7340F" w:rsidRPr="00F7340F" w:rsidRDefault="00F7340F" w:rsidP="00F7340F">
      <w:pPr>
        <w:shd w:val="clear" w:color="auto" w:fill="011627"/>
        <w:spacing w:after="0" w:line="285" w:lineRule="atLeast"/>
        <w:rPr>
          <w:del w:id="672" w:author="Microsoft Word" w:date="2023-11-12T23:39:00Z"/>
          <w:rFonts w:ascii="Consolas" w:eastAsia="Times New Roman" w:hAnsi="Consolas" w:cs="Times New Roman"/>
          <w:color w:val="A7DBF7"/>
          <w:kern w:val="0"/>
          <w:sz w:val="21"/>
          <w:szCs w:val="21"/>
          <w14:ligatures w14:val="none"/>
        </w:rPr>
      </w:pPr>
      <w:del w:id="67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(Segmento2,Via3) into viasDelSegmento</w:delText>
        </w:r>
      </w:del>
    </w:p>
    <w:p w14:paraId="3AAA9EA3" w14:textId="77777777" w:rsidR="00F7340F" w:rsidRPr="00F7340F" w:rsidRDefault="00F7340F" w:rsidP="00F7340F">
      <w:pPr>
        <w:shd w:val="clear" w:color="auto" w:fill="011627"/>
        <w:spacing w:after="0" w:line="285" w:lineRule="atLeast"/>
        <w:rPr>
          <w:del w:id="674" w:author="Microsoft Word" w:date="2023-11-12T23:39:00Z"/>
          <w:rFonts w:ascii="Consolas" w:eastAsia="Times New Roman" w:hAnsi="Consolas" w:cs="Times New Roman"/>
          <w:color w:val="A7DBF7"/>
          <w:kern w:val="0"/>
          <w:sz w:val="21"/>
          <w:szCs w:val="21"/>
          <w14:ligatures w14:val="none"/>
        </w:rPr>
      </w:pPr>
      <w:del w:id="67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(Segmento2,Via4) into viasDelSegmento</w:delText>
        </w:r>
      </w:del>
    </w:p>
    <w:p w14:paraId="3E94B453" w14:textId="77777777" w:rsidR="00F7340F" w:rsidRPr="00F7340F" w:rsidRDefault="00F7340F" w:rsidP="00F7340F">
      <w:pPr>
        <w:shd w:val="clear" w:color="auto" w:fill="011627"/>
        <w:spacing w:after="0" w:line="285" w:lineRule="atLeast"/>
        <w:rPr>
          <w:del w:id="676" w:author="Microsoft Word" w:date="2023-11-12T23:39:00Z"/>
          <w:rFonts w:ascii="Consolas" w:eastAsia="Times New Roman" w:hAnsi="Consolas" w:cs="Times New Roman"/>
          <w:color w:val="A7DBF7"/>
          <w:kern w:val="0"/>
          <w:sz w:val="21"/>
          <w:szCs w:val="21"/>
          <w14:ligatures w14:val="none"/>
        </w:rPr>
      </w:pPr>
      <w:del w:id="677"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Segmento</w:delText>
        </w:r>
      </w:del>
    </w:p>
    <w:p w14:paraId="69D69736" w14:textId="77777777" w:rsidR="00F7340F" w:rsidRPr="00F7340F" w:rsidRDefault="00F7340F" w:rsidP="00F7340F">
      <w:pPr>
        <w:shd w:val="clear" w:color="auto" w:fill="011627"/>
        <w:spacing w:after="0" w:line="285" w:lineRule="atLeast"/>
        <w:rPr>
          <w:del w:id="678" w:author="Microsoft Word" w:date="2023-11-12T23:39:00Z"/>
          <w:rFonts w:ascii="Consolas" w:eastAsia="Times New Roman" w:hAnsi="Consolas" w:cs="Times New Roman"/>
          <w:color w:val="A7DBF7"/>
          <w:kern w:val="0"/>
          <w:sz w:val="21"/>
          <w:szCs w:val="21"/>
          <w14:ligatures w14:val="none"/>
        </w:rPr>
      </w:pPr>
      <w:del w:id="67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(Segmento3,Via5) into viasDelSegmento</w:delText>
        </w:r>
      </w:del>
    </w:p>
    <w:p w14:paraId="6873E242" w14:textId="77777777" w:rsidR="00F7340F" w:rsidRPr="00F7340F" w:rsidRDefault="00F7340F" w:rsidP="00F7340F">
      <w:pPr>
        <w:shd w:val="clear" w:color="auto" w:fill="011627"/>
        <w:spacing w:after="0" w:line="285" w:lineRule="atLeast"/>
        <w:rPr>
          <w:del w:id="680" w:author="Microsoft Word" w:date="2023-11-12T23:39:00Z"/>
          <w:rFonts w:ascii="Consolas" w:eastAsia="Times New Roman" w:hAnsi="Consolas" w:cs="Times New Roman"/>
          <w:color w:val="A7DBF7"/>
          <w:kern w:val="0"/>
          <w:sz w:val="21"/>
          <w:szCs w:val="21"/>
          <w14:ligatures w14:val="none"/>
        </w:rPr>
      </w:pPr>
      <w:del w:id="68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(Segmento3,Via6) into viasDelSegmento</w:delText>
        </w:r>
      </w:del>
    </w:p>
    <w:p w14:paraId="40BBF08B" w14:textId="77777777" w:rsidR="00F7340F" w:rsidRPr="00F7340F" w:rsidRDefault="00F7340F" w:rsidP="00F7340F">
      <w:pPr>
        <w:shd w:val="clear" w:color="auto" w:fill="011627"/>
        <w:spacing w:after="0" w:line="285" w:lineRule="atLeast"/>
        <w:rPr>
          <w:del w:id="682" w:author="Microsoft Word" w:date="2023-11-12T23:39:00Z"/>
          <w:rFonts w:ascii="Consolas" w:eastAsia="Times New Roman" w:hAnsi="Consolas" w:cs="Times New Roman"/>
          <w:color w:val="A7DBF7"/>
          <w:kern w:val="0"/>
          <w:sz w:val="21"/>
          <w:szCs w:val="21"/>
          <w14:ligatures w14:val="none"/>
        </w:rPr>
      </w:pPr>
      <w:del w:id="683"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Segmento</w:delText>
        </w:r>
      </w:del>
    </w:p>
    <w:p w14:paraId="0507D3ED" w14:textId="77777777" w:rsidR="00F7340F" w:rsidRPr="00F7340F" w:rsidRDefault="00F7340F" w:rsidP="00F7340F">
      <w:pPr>
        <w:shd w:val="clear" w:color="auto" w:fill="011627"/>
        <w:spacing w:after="0" w:line="285" w:lineRule="atLeast"/>
        <w:rPr>
          <w:del w:id="684" w:author="Microsoft Word" w:date="2023-11-12T23:39:00Z"/>
          <w:rFonts w:ascii="Consolas" w:eastAsia="Times New Roman" w:hAnsi="Consolas" w:cs="Times New Roman"/>
          <w:color w:val="A7DBF7"/>
          <w:kern w:val="0"/>
          <w:sz w:val="21"/>
          <w:szCs w:val="21"/>
          <w14:ligatures w14:val="none"/>
        </w:rPr>
      </w:pPr>
      <w:del w:id="68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(Segmento4,Via11) into viasDelSegmento</w:delText>
        </w:r>
      </w:del>
    </w:p>
    <w:p w14:paraId="1859CCE5" w14:textId="77777777" w:rsidR="00F7340F" w:rsidRPr="00F7340F" w:rsidRDefault="00F7340F" w:rsidP="00F7340F">
      <w:pPr>
        <w:shd w:val="clear" w:color="auto" w:fill="011627"/>
        <w:spacing w:after="0" w:line="285" w:lineRule="atLeast"/>
        <w:rPr>
          <w:del w:id="686" w:author="Microsoft Word" w:date="2023-11-12T23:39:00Z"/>
          <w:rFonts w:ascii="Consolas" w:eastAsia="Times New Roman" w:hAnsi="Consolas" w:cs="Times New Roman"/>
          <w:color w:val="A7DBF7"/>
          <w:kern w:val="0"/>
          <w:sz w:val="21"/>
          <w:szCs w:val="21"/>
          <w14:ligatures w14:val="none"/>
        </w:rPr>
      </w:pPr>
      <w:del w:id="68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(Segmento4,Via12) into viasDelSegmento</w:delText>
        </w:r>
      </w:del>
    </w:p>
    <w:p w14:paraId="48161D98" w14:textId="77777777" w:rsidR="00F7340F" w:rsidRPr="00F7340F" w:rsidRDefault="00F7340F" w:rsidP="00F7340F">
      <w:pPr>
        <w:shd w:val="clear" w:color="auto" w:fill="011627"/>
        <w:spacing w:after="0" w:line="285" w:lineRule="atLeast"/>
        <w:rPr>
          <w:del w:id="688" w:author="Microsoft Word" w:date="2023-11-12T23:39:00Z"/>
          <w:rFonts w:ascii="Consolas" w:eastAsia="Times New Roman" w:hAnsi="Consolas" w:cs="Times New Roman"/>
          <w:color w:val="A7DBF7"/>
          <w:kern w:val="0"/>
          <w:sz w:val="21"/>
          <w:szCs w:val="21"/>
          <w14:ligatures w14:val="none"/>
        </w:rPr>
      </w:pPr>
      <w:del w:id="689"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Segmento</w:delText>
        </w:r>
      </w:del>
    </w:p>
    <w:p w14:paraId="137A3719" w14:textId="77777777" w:rsidR="00F7340F" w:rsidRPr="00F7340F" w:rsidRDefault="00F7340F" w:rsidP="00F7340F">
      <w:pPr>
        <w:shd w:val="clear" w:color="auto" w:fill="011627"/>
        <w:spacing w:after="0" w:line="285" w:lineRule="atLeast"/>
        <w:rPr>
          <w:del w:id="690" w:author="Microsoft Word" w:date="2023-11-12T23:39:00Z"/>
          <w:rFonts w:ascii="Consolas" w:eastAsia="Times New Roman" w:hAnsi="Consolas" w:cs="Times New Roman"/>
          <w:color w:val="A7DBF7"/>
          <w:kern w:val="0"/>
          <w:sz w:val="21"/>
          <w:szCs w:val="21"/>
          <w14:ligatures w14:val="none"/>
        </w:rPr>
      </w:pPr>
      <w:del w:id="69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(Segmento5,Via13) into viasDelSegmento</w:delText>
        </w:r>
      </w:del>
    </w:p>
    <w:p w14:paraId="52A07C9E" w14:textId="77777777" w:rsidR="00F7340F" w:rsidRPr="00F7340F" w:rsidRDefault="00F7340F" w:rsidP="00F7340F">
      <w:pPr>
        <w:shd w:val="clear" w:color="auto" w:fill="011627"/>
        <w:spacing w:after="0" w:line="285" w:lineRule="atLeast"/>
        <w:rPr>
          <w:del w:id="692" w:author="Microsoft Word" w:date="2023-11-12T23:39:00Z"/>
          <w:rFonts w:ascii="Consolas" w:eastAsia="Times New Roman" w:hAnsi="Consolas" w:cs="Times New Roman"/>
          <w:color w:val="A7DBF7"/>
          <w:kern w:val="0"/>
          <w:sz w:val="21"/>
          <w:szCs w:val="21"/>
          <w14:ligatures w14:val="none"/>
        </w:rPr>
      </w:pPr>
      <w:del w:id="69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(Segmento5,Via14) into viasDelSegmento</w:delText>
        </w:r>
      </w:del>
    </w:p>
    <w:p w14:paraId="71D99EA0" w14:textId="77777777" w:rsidR="00F7340F" w:rsidRPr="00F7340F" w:rsidRDefault="00F7340F" w:rsidP="00F7340F">
      <w:pPr>
        <w:shd w:val="clear" w:color="auto" w:fill="011627"/>
        <w:spacing w:after="0" w:line="285" w:lineRule="atLeast"/>
        <w:rPr>
          <w:del w:id="694" w:author="Microsoft Word" w:date="2023-11-12T23:39:00Z"/>
          <w:rFonts w:ascii="Consolas" w:eastAsia="Times New Roman" w:hAnsi="Consolas" w:cs="Times New Roman"/>
          <w:color w:val="A7DBF7"/>
          <w:kern w:val="0"/>
          <w:sz w:val="21"/>
          <w:szCs w:val="21"/>
          <w14:ligatures w14:val="none"/>
        </w:rPr>
      </w:pPr>
      <w:del w:id="695"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Segmento</w:delText>
        </w:r>
      </w:del>
    </w:p>
    <w:p w14:paraId="44A7492D" w14:textId="77777777" w:rsidR="00F7340F" w:rsidRPr="00F7340F" w:rsidRDefault="00F7340F" w:rsidP="00F7340F">
      <w:pPr>
        <w:shd w:val="clear" w:color="auto" w:fill="011627"/>
        <w:spacing w:after="0" w:line="285" w:lineRule="atLeast"/>
        <w:rPr>
          <w:del w:id="696" w:author="Microsoft Word" w:date="2023-11-12T23:39:00Z"/>
          <w:rFonts w:ascii="Consolas" w:eastAsia="Times New Roman" w:hAnsi="Consolas" w:cs="Times New Roman"/>
          <w:color w:val="A7DBF7"/>
          <w:kern w:val="0"/>
          <w:sz w:val="21"/>
          <w:szCs w:val="21"/>
          <w14:ligatures w14:val="none"/>
        </w:rPr>
      </w:pPr>
      <w:del w:id="69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(Segmento6,Via15) into viasDelSegmento</w:delText>
        </w:r>
      </w:del>
    </w:p>
    <w:p w14:paraId="60AF104C" w14:textId="77777777" w:rsidR="00F7340F" w:rsidRPr="00F7340F" w:rsidRDefault="00F7340F" w:rsidP="00F7340F">
      <w:pPr>
        <w:shd w:val="clear" w:color="auto" w:fill="011627"/>
        <w:spacing w:after="0" w:line="285" w:lineRule="atLeast"/>
        <w:rPr>
          <w:del w:id="698" w:author="Microsoft Word" w:date="2023-11-12T23:39:00Z"/>
          <w:rFonts w:ascii="Consolas" w:eastAsia="Times New Roman" w:hAnsi="Consolas" w:cs="Times New Roman"/>
          <w:color w:val="A7DBF7"/>
          <w:kern w:val="0"/>
          <w:sz w:val="21"/>
          <w:szCs w:val="21"/>
          <w14:ligatures w14:val="none"/>
        </w:rPr>
      </w:pPr>
      <w:del w:id="69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(Segmento6,Via16) into viasDelSegmento</w:delText>
        </w:r>
      </w:del>
    </w:p>
    <w:p w14:paraId="3711225B" w14:textId="77777777" w:rsidR="00F7340F" w:rsidRPr="00F7340F" w:rsidRDefault="00F7340F" w:rsidP="00F7340F">
      <w:pPr>
        <w:shd w:val="clear" w:color="auto" w:fill="011627"/>
        <w:spacing w:after="0" w:line="285" w:lineRule="atLeast"/>
        <w:rPr>
          <w:del w:id="700" w:author="Microsoft Word" w:date="2023-11-12T23:39:00Z"/>
          <w:rFonts w:ascii="Consolas" w:eastAsia="Times New Roman" w:hAnsi="Consolas" w:cs="Times New Roman"/>
          <w:color w:val="A7DBF7"/>
          <w:kern w:val="0"/>
          <w:sz w:val="21"/>
          <w:szCs w:val="21"/>
          <w14:ligatures w14:val="none"/>
        </w:rPr>
      </w:pPr>
      <w:del w:id="701"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Segmento</w:delText>
        </w:r>
      </w:del>
    </w:p>
    <w:p w14:paraId="275FC25E" w14:textId="77777777" w:rsidR="00F7340F" w:rsidRPr="00F7340F" w:rsidRDefault="00F7340F" w:rsidP="00F7340F">
      <w:pPr>
        <w:shd w:val="clear" w:color="auto" w:fill="011627"/>
        <w:spacing w:after="0" w:line="285" w:lineRule="atLeast"/>
        <w:rPr>
          <w:del w:id="702" w:author="Microsoft Word" w:date="2023-11-12T23:39:00Z"/>
          <w:rFonts w:ascii="Consolas" w:eastAsia="Times New Roman" w:hAnsi="Consolas" w:cs="Times New Roman"/>
          <w:color w:val="A7DBF7"/>
          <w:kern w:val="0"/>
          <w:sz w:val="21"/>
          <w:szCs w:val="21"/>
          <w14:ligatures w14:val="none"/>
        </w:rPr>
      </w:pPr>
      <w:del w:id="70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(Segmento7,Via7) into viasDelSegmento</w:delText>
        </w:r>
      </w:del>
    </w:p>
    <w:p w14:paraId="1FB06AAA" w14:textId="77777777" w:rsidR="00F7340F" w:rsidRPr="00F7340F" w:rsidRDefault="00F7340F" w:rsidP="00F7340F">
      <w:pPr>
        <w:shd w:val="clear" w:color="auto" w:fill="011627"/>
        <w:spacing w:after="0" w:line="285" w:lineRule="atLeast"/>
        <w:rPr>
          <w:del w:id="704" w:author="Microsoft Word" w:date="2023-11-12T23:39:00Z"/>
          <w:rFonts w:ascii="Consolas" w:eastAsia="Times New Roman" w:hAnsi="Consolas" w:cs="Times New Roman"/>
          <w:color w:val="A7DBF7"/>
          <w:kern w:val="0"/>
          <w:sz w:val="21"/>
          <w:szCs w:val="21"/>
          <w14:ligatures w14:val="none"/>
        </w:rPr>
      </w:pPr>
      <w:del w:id="70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(Segmento7,Via8) into viasDelSegmento</w:delText>
        </w:r>
      </w:del>
    </w:p>
    <w:p w14:paraId="4DF8BF6B" w14:textId="77777777" w:rsidR="00F7340F" w:rsidRPr="00F7340F" w:rsidRDefault="00F7340F" w:rsidP="00F7340F">
      <w:pPr>
        <w:shd w:val="clear" w:color="auto" w:fill="011627"/>
        <w:spacing w:after="0" w:line="285" w:lineRule="atLeast"/>
        <w:rPr>
          <w:del w:id="706" w:author="Microsoft Word" w:date="2023-11-12T23:39:00Z"/>
          <w:rFonts w:ascii="Consolas" w:eastAsia="Times New Roman" w:hAnsi="Consolas" w:cs="Times New Roman"/>
          <w:color w:val="A7DBF7"/>
          <w:kern w:val="0"/>
          <w:sz w:val="21"/>
          <w:szCs w:val="21"/>
          <w14:ligatures w14:val="none"/>
        </w:rPr>
      </w:pPr>
      <w:del w:id="707"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Segmento</w:delText>
        </w:r>
      </w:del>
    </w:p>
    <w:p w14:paraId="5AD44688" w14:textId="77777777" w:rsidR="00F7340F" w:rsidRPr="00F7340F" w:rsidRDefault="00F7340F" w:rsidP="00F7340F">
      <w:pPr>
        <w:shd w:val="clear" w:color="auto" w:fill="011627"/>
        <w:spacing w:after="0" w:line="285" w:lineRule="atLeast"/>
        <w:rPr>
          <w:del w:id="708" w:author="Microsoft Word" w:date="2023-11-12T23:39:00Z"/>
          <w:rFonts w:ascii="Consolas" w:eastAsia="Times New Roman" w:hAnsi="Consolas" w:cs="Times New Roman"/>
          <w:color w:val="A7DBF7"/>
          <w:kern w:val="0"/>
          <w:sz w:val="21"/>
          <w:szCs w:val="21"/>
          <w14:ligatures w14:val="none"/>
        </w:rPr>
      </w:pPr>
      <w:del w:id="70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(Segmento8,Via9) into viasDelSegmento</w:delText>
        </w:r>
      </w:del>
    </w:p>
    <w:p w14:paraId="1CA2C75E" w14:textId="77777777" w:rsidR="00F7340F" w:rsidRPr="00F7340F" w:rsidRDefault="00F7340F" w:rsidP="00F7340F">
      <w:pPr>
        <w:shd w:val="clear" w:color="auto" w:fill="011627"/>
        <w:spacing w:after="0" w:line="285" w:lineRule="atLeast"/>
        <w:rPr>
          <w:del w:id="710" w:author="Microsoft Word" w:date="2023-11-12T23:39:00Z"/>
          <w:rFonts w:ascii="Consolas" w:eastAsia="Times New Roman" w:hAnsi="Consolas" w:cs="Times New Roman"/>
          <w:color w:val="A7DBF7"/>
          <w:kern w:val="0"/>
          <w:sz w:val="21"/>
          <w:szCs w:val="21"/>
          <w14:ligatures w14:val="none"/>
        </w:rPr>
      </w:pPr>
      <w:del w:id="71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(Segmento8,Via10) into viasDelSegmento</w:delText>
        </w:r>
      </w:del>
    </w:p>
    <w:p w14:paraId="2BC73392" w14:textId="77777777" w:rsidR="00F7340F" w:rsidRPr="00EF6A90" w:rsidRDefault="00F7340F" w:rsidP="00F7340F">
      <w:pPr>
        <w:shd w:val="clear" w:color="auto" w:fill="011627"/>
        <w:spacing w:after="0" w:line="285" w:lineRule="atLeast"/>
        <w:rPr>
          <w:del w:id="712" w:author="Microsoft Word" w:date="2023-11-12T23:39:00Z"/>
          <w:rFonts w:ascii="Consolas" w:eastAsia="Times New Roman" w:hAnsi="Consolas" w:cs="Times New Roman"/>
          <w:color w:val="A7DBF7"/>
          <w:kern w:val="0"/>
          <w:sz w:val="21"/>
          <w:szCs w:val="21"/>
          <w:lang w:val="en-GB"/>
          <w14:ligatures w14:val="none"/>
        </w:rPr>
      </w:pPr>
      <w:del w:id="713"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Linea</w:delText>
        </w:r>
      </w:del>
    </w:p>
    <w:p w14:paraId="14123A63" w14:textId="77777777" w:rsidR="00F7340F" w:rsidRPr="00EF6A90" w:rsidRDefault="00F7340F" w:rsidP="00F7340F">
      <w:pPr>
        <w:shd w:val="clear" w:color="auto" w:fill="011627"/>
        <w:spacing w:after="0" w:line="285" w:lineRule="atLeast"/>
        <w:rPr>
          <w:del w:id="714" w:author="Microsoft Word" w:date="2023-11-12T23:39:00Z"/>
          <w:rFonts w:ascii="Consolas" w:eastAsia="Times New Roman" w:hAnsi="Consolas" w:cs="Times New Roman"/>
          <w:color w:val="A7DBF7"/>
          <w:kern w:val="0"/>
          <w:sz w:val="21"/>
          <w:szCs w:val="21"/>
          <w:lang w:val="en-GB"/>
          <w14:ligatures w14:val="none"/>
        </w:rPr>
      </w:pPr>
      <w:del w:id="71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(Linea1,Segmento1) into segmentoPerteneceALinea</w:delText>
        </w:r>
      </w:del>
    </w:p>
    <w:p w14:paraId="1A56B358" w14:textId="77777777" w:rsidR="00F7340F" w:rsidRPr="00EF6A90" w:rsidRDefault="00F7340F" w:rsidP="00F7340F">
      <w:pPr>
        <w:shd w:val="clear" w:color="auto" w:fill="011627"/>
        <w:spacing w:after="0" w:line="285" w:lineRule="atLeast"/>
        <w:rPr>
          <w:del w:id="716" w:author="Microsoft Word" w:date="2023-11-12T23:39:00Z"/>
          <w:rFonts w:ascii="Consolas" w:eastAsia="Times New Roman" w:hAnsi="Consolas" w:cs="Times New Roman"/>
          <w:color w:val="A7DBF7"/>
          <w:kern w:val="0"/>
          <w:sz w:val="21"/>
          <w:szCs w:val="21"/>
          <w:lang w:val="en-GB"/>
          <w14:ligatures w14:val="none"/>
        </w:rPr>
      </w:pPr>
      <w:del w:id="71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(Linea1,Segmento2) into segmentoPerteneceALinea</w:delText>
        </w:r>
      </w:del>
    </w:p>
    <w:p w14:paraId="0B2B0679" w14:textId="77777777" w:rsidR="00F7340F" w:rsidRPr="00EF6A90" w:rsidRDefault="00F7340F" w:rsidP="00F7340F">
      <w:pPr>
        <w:shd w:val="clear" w:color="auto" w:fill="011627"/>
        <w:spacing w:after="0" w:line="285" w:lineRule="atLeast"/>
        <w:rPr>
          <w:del w:id="718" w:author="Microsoft Word" w:date="2023-11-12T23:39:00Z"/>
          <w:rFonts w:ascii="Consolas" w:eastAsia="Times New Roman" w:hAnsi="Consolas" w:cs="Times New Roman"/>
          <w:color w:val="A7DBF7"/>
          <w:kern w:val="0"/>
          <w:sz w:val="21"/>
          <w:szCs w:val="21"/>
          <w:lang w:val="en-GB"/>
          <w14:ligatures w14:val="none"/>
        </w:rPr>
      </w:pPr>
      <w:del w:id="71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(Linea1,Segmento3) into segmentoPerteneceALinea</w:delText>
        </w:r>
      </w:del>
    </w:p>
    <w:p w14:paraId="0CA3F8B9" w14:textId="77777777" w:rsidR="00F7340F" w:rsidRPr="00EF6A90" w:rsidRDefault="00F7340F" w:rsidP="00F7340F">
      <w:pPr>
        <w:shd w:val="clear" w:color="auto" w:fill="011627"/>
        <w:spacing w:after="0" w:line="285" w:lineRule="atLeast"/>
        <w:rPr>
          <w:del w:id="720" w:author="Microsoft Word" w:date="2023-11-12T23:39:00Z"/>
          <w:rFonts w:ascii="Consolas" w:eastAsia="Times New Roman" w:hAnsi="Consolas" w:cs="Times New Roman"/>
          <w:color w:val="A7DBF7"/>
          <w:kern w:val="0"/>
          <w:sz w:val="21"/>
          <w:szCs w:val="21"/>
          <w:lang w:val="en-GB"/>
          <w14:ligatures w14:val="none"/>
        </w:rPr>
      </w:pPr>
      <w:del w:id="721"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Linea</w:delText>
        </w:r>
      </w:del>
    </w:p>
    <w:p w14:paraId="09897D7E" w14:textId="77777777" w:rsidR="00F7340F" w:rsidRPr="00EF6A90" w:rsidRDefault="00F7340F" w:rsidP="00F7340F">
      <w:pPr>
        <w:shd w:val="clear" w:color="auto" w:fill="011627"/>
        <w:spacing w:after="0" w:line="285" w:lineRule="atLeast"/>
        <w:rPr>
          <w:del w:id="722" w:author="Microsoft Word" w:date="2023-11-12T23:39:00Z"/>
          <w:rFonts w:ascii="Consolas" w:eastAsia="Times New Roman" w:hAnsi="Consolas" w:cs="Times New Roman"/>
          <w:color w:val="A7DBF7"/>
          <w:kern w:val="0"/>
          <w:sz w:val="21"/>
          <w:szCs w:val="21"/>
          <w:lang w:val="en-GB"/>
          <w14:ligatures w14:val="none"/>
        </w:rPr>
      </w:pPr>
      <w:del w:id="723"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(Linea2,Segmento1) into segmentoPerteneceALinea</w:delText>
        </w:r>
      </w:del>
    </w:p>
    <w:p w14:paraId="7AA00BA8" w14:textId="77777777" w:rsidR="00F7340F" w:rsidRPr="00EF6A90" w:rsidRDefault="00F7340F" w:rsidP="00F7340F">
      <w:pPr>
        <w:shd w:val="clear" w:color="auto" w:fill="011627"/>
        <w:spacing w:after="0" w:line="285" w:lineRule="atLeast"/>
        <w:rPr>
          <w:del w:id="724" w:author="Microsoft Word" w:date="2023-11-12T23:39:00Z"/>
          <w:rFonts w:ascii="Consolas" w:eastAsia="Times New Roman" w:hAnsi="Consolas" w:cs="Times New Roman"/>
          <w:color w:val="A7DBF7"/>
          <w:kern w:val="0"/>
          <w:sz w:val="21"/>
          <w:szCs w:val="21"/>
          <w:lang w:val="en-GB"/>
          <w14:ligatures w14:val="none"/>
        </w:rPr>
      </w:pPr>
      <w:del w:id="72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(Linea2,Segmento5) into segmentoPerteneceALinea</w:delText>
        </w:r>
      </w:del>
    </w:p>
    <w:p w14:paraId="68EC37C5" w14:textId="77777777" w:rsidR="00F7340F" w:rsidRPr="00EF6A90" w:rsidRDefault="00F7340F" w:rsidP="00F7340F">
      <w:pPr>
        <w:shd w:val="clear" w:color="auto" w:fill="011627"/>
        <w:spacing w:after="0" w:line="285" w:lineRule="atLeast"/>
        <w:rPr>
          <w:del w:id="726" w:author="Microsoft Word" w:date="2023-11-12T23:39:00Z"/>
          <w:rFonts w:ascii="Consolas" w:eastAsia="Times New Roman" w:hAnsi="Consolas" w:cs="Times New Roman"/>
          <w:color w:val="A7DBF7"/>
          <w:kern w:val="0"/>
          <w:sz w:val="21"/>
          <w:szCs w:val="21"/>
          <w:lang w:val="en-GB"/>
          <w14:ligatures w14:val="none"/>
        </w:rPr>
      </w:pPr>
      <w:del w:id="72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(Linea2,Segmento8) into segmentoPerteneceALinea</w:delText>
        </w:r>
      </w:del>
    </w:p>
    <w:p w14:paraId="492477A1" w14:textId="77777777" w:rsidR="00F7340F" w:rsidRPr="00EF6A90" w:rsidRDefault="00F7340F" w:rsidP="00F7340F">
      <w:pPr>
        <w:shd w:val="clear" w:color="auto" w:fill="011627"/>
        <w:spacing w:after="0" w:line="285" w:lineRule="atLeast"/>
        <w:rPr>
          <w:del w:id="728" w:author="Microsoft Word" w:date="2023-11-12T23:39:00Z"/>
          <w:rFonts w:ascii="Consolas" w:eastAsia="Times New Roman" w:hAnsi="Consolas" w:cs="Times New Roman"/>
          <w:color w:val="A7DBF7"/>
          <w:kern w:val="0"/>
          <w:sz w:val="21"/>
          <w:szCs w:val="21"/>
          <w:lang w:val="en-GB"/>
          <w14:ligatures w14:val="none"/>
        </w:rPr>
      </w:pPr>
      <w:del w:id="729"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Linea</w:delText>
        </w:r>
      </w:del>
    </w:p>
    <w:p w14:paraId="170E2705" w14:textId="77777777" w:rsidR="00F7340F" w:rsidRPr="00EF6A90" w:rsidRDefault="00F7340F" w:rsidP="00F7340F">
      <w:pPr>
        <w:shd w:val="clear" w:color="auto" w:fill="011627"/>
        <w:spacing w:after="0" w:line="285" w:lineRule="atLeast"/>
        <w:rPr>
          <w:del w:id="730" w:author="Microsoft Word" w:date="2023-11-12T23:39:00Z"/>
          <w:rFonts w:ascii="Consolas" w:eastAsia="Times New Roman" w:hAnsi="Consolas" w:cs="Times New Roman"/>
          <w:color w:val="A7DBF7"/>
          <w:kern w:val="0"/>
          <w:sz w:val="21"/>
          <w:szCs w:val="21"/>
          <w:lang w:val="en-GB"/>
          <w14:ligatures w14:val="none"/>
        </w:rPr>
      </w:pPr>
      <w:del w:id="731"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(Linea3,Segmento4) into segmentoPerteneceALinea</w:delText>
        </w:r>
      </w:del>
    </w:p>
    <w:p w14:paraId="14FBA1E4" w14:textId="77777777" w:rsidR="00F7340F" w:rsidRPr="00EF6A90" w:rsidRDefault="00F7340F" w:rsidP="00F7340F">
      <w:pPr>
        <w:shd w:val="clear" w:color="auto" w:fill="011627"/>
        <w:spacing w:after="0" w:line="285" w:lineRule="atLeast"/>
        <w:rPr>
          <w:del w:id="732" w:author="Microsoft Word" w:date="2023-11-12T23:39:00Z"/>
          <w:rFonts w:ascii="Consolas" w:eastAsia="Times New Roman" w:hAnsi="Consolas" w:cs="Times New Roman"/>
          <w:color w:val="A7DBF7"/>
          <w:kern w:val="0"/>
          <w:sz w:val="21"/>
          <w:szCs w:val="21"/>
          <w:lang w:val="en-GB"/>
          <w14:ligatures w14:val="none"/>
        </w:rPr>
      </w:pPr>
      <w:del w:id="733"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(Linea3,Segmento6) into segmentoPerteneceALinea</w:delText>
        </w:r>
      </w:del>
    </w:p>
    <w:p w14:paraId="147E6EB7" w14:textId="77777777" w:rsidR="00F7340F" w:rsidRPr="00EF6A90" w:rsidRDefault="00F7340F" w:rsidP="00F7340F">
      <w:pPr>
        <w:shd w:val="clear" w:color="auto" w:fill="011627"/>
        <w:spacing w:after="0" w:line="285" w:lineRule="atLeast"/>
        <w:rPr>
          <w:del w:id="734" w:author="Microsoft Word" w:date="2023-11-12T23:39:00Z"/>
          <w:rFonts w:ascii="Consolas" w:eastAsia="Times New Roman" w:hAnsi="Consolas" w:cs="Times New Roman"/>
          <w:color w:val="A7DBF7"/>
          <w:kern w:val="0"/>
          <w:sz w:val="21"/>
          <w:szCs w:val="21"/>
          <w:lang w:val="en-GB"/>
          <w14:ligatures w14:val="none"/>
        </w:rPr>
      </w:pPr>
      <w:del w:id="73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(Linea3,Segmento8) into segmentoPerteneceALinea</w:delText>
        </w:r>
      </w:del>
    </w:p>
    <w:p w14:paraId="516A0F83" w14:textId="77777777" w:rsidR="00F7340F" w:rsidRPr="00EF6A90" w:rsidRDefault="00F7340F" w:rsidP="00F7340F">
      <w:pPr>
        <w:shd w:val="clear" w:color="auto" w:fill="011627"/>
        <w:spacing w:after="0" w:line="285" w:lineRule="atLeast"/>
        <w:rPr>
          <w:del w:id="736" w:author="Microsoft Word" w:date="2023-11-12T23:39:00Z"/>
          <w:rFonts w:ascii="Consolas" w:eastAsia="Times New Roman" w:hAnsi="Consolas" w:cs="Times New Roman"/>
          <w:color w:val="A7DBF7"/>
          <w:kern w:val="0"/>
          <w:sz w:val="21"/>
          <w:szCs w:val="21"/>
          <w:lang w:val="en-GB"/>
          <w14:ligatures w14:val="none"/>
        </w:rPr>
      </w:pPr>
      <w:del w:id="737"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6CE1F4CC" w14:textId="77777777" w:rsidR="00F7340F" w:rsidRPr="00EF6A90" w:rsidRDefault="00F7340F" w:rsidP="00F7340F">
      <w:pPr>
        <w:shd w:val="clear" w:color="auto" w:fill="011627"/>
        <w:spacing w:after="0" w:line="285" w:lineRule="atLeast"/>
        <w:rPr>
          <w:del w:id="738" w:author="Microsoft Word" w:date="2023-11-12T23:39:00Z"/>
          <w:rFonts w:ascii="Consolas" w:eastAsia="Times New Roman" w:hAnsi="Consolas" w:cs="Times New Roman"/>
          <w:color w:val="A7DBF7"/>
          <w:kern w:val="0"/>
          <w:sz w:val="21"/>
          <w:szCs w:val="21"/>
          <w:lang w:val="en-GB"/>
          <w14:ligatures w14:val="none"/>
        </w:rPr>
      </w:pPr>
      <w:del w:id="73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(Tren1,Linea1) into trenLinea</w:delText>
        </w:r>
      </w:del>
    </w:p>
    <w:p w14:paraId="337918A4" w14:textId="77777777" w:rsidR="00F7340F" w:rsidRPr="00EF6A90" w:rsidRDefault="00F7340F" w:rsidP="00F7340F">
      <w:pPr>
        <w:shd w:val="clear" w:color="auto" w:fill="011627"/>
        <w:spacing w:after="0" w:line="285" w:lineRule="atLeast"/>
        <w:rPr>
          <w:del w:id="740" w:author="Microsoft Word" w:date="2023-11-12T23:39:00Z"/>
          <w:rFonts w:ascii="Consolas" w:eastAsia="Times New Roman" w:hAnsi="Consolas" w:cs="Times New Roman"/>
          <w:color w:val="A7DBF7"/>
          <w:kern w:val="0"/>
          <w:sz w:val="21"/>
          <w:szCs w:val="21"/>
          <w:lang w:val="en-GB"/>
          <w14:ligatures w14:val="none"/>
        </w:rPr>
      </w:pPr>
      <w:del w:id="741"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(Tren1,Estacion1) into trenEstacion</w:delText>
        </w:r>
      </w:del>
    </w:p>
    <w:p w14:paraId="47B32006" w14:textId="77777777" w:rsidR="00F7340F" w:rsidRPr="00EF6A90" w:rsidRDefault="00F7340F" w:rsidP="00F7340F">
      <w:pPr>
        <w:shd w:val="clear" w:color="auto" w:fill="011627"/>
        <w:spacing w:after="0" w:line="285" w:lineRule="atLeast"/>
        <w:rPr>
          <w:del w:id="742" w:author="Microsoft Word" w:date="2023-11-12T23:39:00Z"/>
          <w:rFonts w:ascii="Consolas" w:eastAsia="Times New Roman" w:hAnsi="Consolas" w:cs="Times New Roman"/>
          <w:color w:val="A7DBF7"/>
          <w:kern w:val="0"/>
          <w:sz w:val="21"/>
          <w:szCs w:val="21"/>
          <w:lang w:val="en-GB"/>
          <w14:ligatures w14:val="none"/>
        </w:rPr>
      </w:pPr>
      <w:del w:id="743"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3DE054DB" w14:textId="77777777" w:rsidR="00F7340F" w:rsidRPr="00EF6A90" w:rsidRDefault="00F7340F" w:rsidP="00F7340F">
      <w:pPr>
        <w:shd w:val="clear" w:color="auto" w:fill="011627"/>
        <w:spacing w:after="0" w:line="285" w:lineRule="atLeast"/>
        <w:rPr>
          <w:del w:id="744" w:author="Microsoft Word" w:date="2023-11-12T23:39:00Z"/>
          <w:rFonts w:ascii="Consolas" w:eastAsia="Times New Roman" w:hAnsi="Consolas" w:cs="Times New Roman"/>
          <w:color w:val="A7DBF7"/>
          <w:kern w:val="0"/>
          <w:sz w:val="21"/>
          <w:szCs w:val="21"/>
          <w:lang w:val="en-GB"/>
          <w14:ligatures w14:val="none"/>
        </w:rPr>
      </w:pPr>
      <w:del w:id="74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(Tren2,Linea1) into trenLinea</w:delText>
        </w:r>
      </w:del>
    </w:p>
    <w:p w14:paraId="622424C2" w14:textId="77777777" w:rsidR="00F7340F" w:rsidRPr="00EF6A90" w:rsidRDefault="00F7340F" w:rsidP="00F7340F">
      <w:pPr>
        <w:shd w:val="clear" w:color="auto" w:fill="011627"/>
        <w:spacing w:after="0" w:line="285" w:lineRule="atLeast"/>
        <w:rPr>
          <w:del w:id="746" w:author="Microsoft Word" w:date="2023-11-12T23:39:00Z"/>
          <w:rFonts w:ascii="Consolas" w:eastAsia="Times New Roman" w:hAnsi="Consolas" w:cs="Times New Roman"/>
          <w:color w:val="A7DBF7"/>
          <w:kern w:val="0"/>
          <w:sz w:val="21"/>
          <w:szCs w:val="21"/>
          <w:lang w:val="en-GB"/>
          <w14:ligatures w14:val="none"/>
        </w:rPr>
      </w:pPr>
      <w:del w:id="74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(Tren2,Estacion7) into trenEstacion</w:delText>
        </w:r>
      </w:del>
    </w:p>
    <w:p w14:paraId="1FA30018" w14:textId="77777777" w:rsidR="00F7340F" w:rsidRPr="00EF6A90" w:rsidRDefault="00F7340F" w:rsidP="00F7340F">
      <w:pPr>
        <w:shd w:val="clear" w:color="auto" w:fill="011627"/>
        <w:spacing w:after="0" w:line="285" w:lineRule="atLeast"/>
        <w:rPr>
          <w:del w:id="748" w:author="Microsoft Word" w:date="2023-11-12T23:39:00Z"/>
          <w:rFonts w:ascii="Consolas" w:eastAsia="Times New Roman" w:hAnsi="Consolas" w:cs="Times New Roman"/>
          <w:color w:val="A7DBF7"/>
          <w:kern w:val="0"/>
          <w:sz w:val="21"/>
          <w:szCs w:val="21"/>
          <w:lang w:val="en-GB"/>
          <w14:ligatures w14:val="none"/>
        </w:rPr>
      </w:pPr>
      <w:del w:id="749"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4B47557C" w14:textId="77777777" w:rsidR="00F7340F" w:rsidRPr="00EF6A90" w:rsidRDefault="00F7340F" w:rsidP="00F7340F">
      <w:pPr>
        <w:shd w:val="clear" w:color="auto" w:fill="011627"/>
        <w:spacing w:after="0" w:line="285" w:lineRule="atLeast"/>
        <w:rPr>
          <w:del w:id="750" w:author="Microsoft Word" w:date="2023-11-12T23:39:00Z"/>
          <w:rFonts w:ascii="Consolas" w:eastAsia="Times New Roman" w:hAnsi="Consolas" w:cs="Times New Roman"/>
          <w:color w:val="A7DBF7"/>
          <w:kern w:val="0"/>
          <w:sz w:val="21"/>
          <w:szCs w:val="21"/>
          <w:lang w:val="en-GB"/>
          <w14:ligatures w14:val="none"/>
        </w:rPr>
      </w:pPr>
      <w:del w:id="751"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(Tren3,Linea2) into trenLinea</w:delText>
        </w:r>
      </w:del>
    </w:p>
    <w:p w14:paraId="0AA75BCE" w14:textId="77777777" w:rsidR="00F7340F" w:rsidRPr="00EF6A90" w:rsidRDefault="00F7340F" w:rsidP="00F7340F">
      <w:pPr>
        <w:shd w:val="clear" w:color="auto" w:fill="011627"/>
        <w:spacing w:after="0" w:line="285" w:lineRule="atLeast"/>
        <w:rPr>
          <w:del w:id="752" w:author="Microsoft Word" w:date="2023-11-12T23:39:00Z"/>
          <w:rFonts w:ascii="Consolas" w:eastAsia="Times New Roman" w:hAnsi="Consolas" w:cs="Times New Roman"/>
          <w:color w:val="A7DBF7"/>
          <w:kern w:val="0"/>
          <w:sz w:val="21"/>
          <w:szCs w:val="21"/>
          <w:lang w:val="en-GB"/>
          <w14:ligatures w14:val="none"/>
        </w:rPr>
      </w:pPr>
      <w:del w:id="753"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(Tren3,Estacion1) into trenEstacion</w:delText>
        </w:r>
      </w:del>
    </w:p>
    <w:p w14:paraId="51799493" w14:textId="77777777" w:rsidR="00F7340F" w:rsidRPr="00EF6A90" w:rsidRDefault="00F7340F" w:rsidP="00F7340F">
      <w:pPr>
        <w:shd w:val="clear" w:color="auto" w:fill="011627"/>
        <w:spacing w:after="0" w:line="285" w:lineRule="atLeast"/>
        <w:rPr>
          <w:del w:id="754" w:author="Microsoft Word" w:date="2023-11-12T23:39:00Z"/>
          <w:rFonts w:ascii="Consolas" w:eastAsia="Times New Roman" w:hAnsi="Consolas" w:cs="Times New Roman"/>
          <w:color w:val="A7DBF7"/>
          <w:kern w:val="0"/>
          <w:sz w:val="21"/>
          <w:szCs w:val="21"/>
          <w:lang w:val="en-GB"/>
          <w14:ligatures w14:val="none"/>
        </w:rPr>
      </w:pPr>
      <w:del w:id="755"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4045A1B8" w14:textId="77777777" w:rsidR="00F7340F" w:rsidRPr="00EF6A90" w:rsidRDefault="00F7340F" w:rsidP="00F7340F">
      <w:pPr>
        <w:shd w:val="clear" w:color="auto" w:fill="011627"/>
        <w:spacing w:after="0" w:line="285" w:lineRule="atLeast"/>
        <w:rPr>
          <w:del w:id="756" w:author="Microsoft Word" w:date="2023-11-12T23:39:00Z"/>
          <w:rFonts w:ascii="Consolas" w:eastAsia="Times New Roman" w:hAnsi="Consolas" w:cs="Times New Roman"/>
          <w:color w:val="A7DBF7"/>
          <w:kern w:val="0"/>
          <w:sz w:val="21"/>
          <w:szCs w:val="21"/>
          <w:lang w:val="en-GB"/>
          <w14:ligatures w14:val="none"/>
        </w:rPr>
      </w:pPr>
      <w:del w:id="75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(Tren4,Linea2) into trenLinea</w:delText>
        </w:r>
      </w:del>
    </w:p>
    <w:p w14:paraId="4A59F346" w14:textId="77777777" w:rsidR="00F7340F" w:rsidRPr="00EF6A90" w:rsidRDefault="00F7340F" w:rsidP="00F7340F">
      <w:pPr>
        <w:shd w:val="clear" w:color="auto" w:fill="011627"/>
        <w:spacing w:after="0" w:line="285" w:lineRule="atLeast"/>
        <w:rPr>
          <w:del w:id="758" w:author="Microsoft Word" w:date="2023-11-12T23:39:00Z"/>
          <w:rFonts w:ascii="Consolas" w:eastAsia="Times New Roman" w:hAnsi="Consolas" w:cs="Times New Roman"/>
          <w:color w:val="A7DBF7"/>
          <w:kern w:val="0"/>
          <w:sz w:val="21"/>
          <w:szCs w:val="21"/>
          <w:lang w:val="en-GB"/>
          <w14:ligatures w14:val="none"/>
        </w:rPr>
      </w:pPr>
      <w:del w:id="75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(Tren4,Estacion5) into trenEstacion</w:delText>
        </w:r>
      </w:del>
    </w:p>
    <w:p w14:paraId="77D69FB0" w14:textId="77777777" w:rsidR="00F7340F" w:rsidRPr="00EF6A90" w:rsidRDefault="00F7340F" w:rsidP="00F7340F">
      <w:pPr>
        <w:shd w:val="clear" w:color="auto" w:fill="011627"/>
        <w:spacing w:after="0" w:line="285" w:lineRule="atLeast"/>
        <w:rPr>
          <w:del w:id="760" w:author="Microsoft Word" w:date="2023-11-12T23:39:00Z"/>
          <w:rFonts w:ascii="Consolas" w:eastAsia="Times New Roman" w:hAnsi="Consolas" w:cs="Times New Roman"/>
          <w:color w:val="A7DBF7"/>
          <w:kern w:val="0"/>
          <w:sz w:val="21"/>
          <w:szCs w:val="21"/>
          <w:lang w:val="en-GB"/>
          <w14:ligatures w14:val="none"/>
        </w:rPr>
      </w:pPr>
      <w:del w:id="761"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7FB92C47" w14:textId="77777777" w:rsidR="00F7340F" w:rsidRPr="00EF6A90" w:rsidRDefault="00F7340F" w:rsidP="00F7340F">
      <w:pPr>
        <w:shd w:val="clear" w:color="auto" w:fill="011627"/>
        <w:spacing w:after="0" w:line="285" w:lineRule="atLeast"/>
        <w:rPr>
          <w:del w:id="762" w:author="Microsoft Word" w:date="2023-11-12T23:39:00Z"/>
          <w:rFonts w:ascii="Consolas" w:eastAsia="Times New Roman" w:hAnsi="Consolas" w:cs="Times New Roman"/>
          <w:color w:val="A7DBF7"/>
          <w:kern w:val="0"/>
          <w:sz w:val="21"/>
          <w:szCs w:val="21"/>
          <w:lang w:val="en-GB"/>
          <w14:ligatures w14:val="none"/>
        </w:rPr>
      </w:pPr>
      <w:del w:id="763"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(Tren5,Estacion1) into trenEstacion</w:delText>
        </w:r>
      </w:del>
    </w:p>
    <w:p w14:paraId="7DE49E0B" w14:textId="77777777" w:rsidR="00F7340F" w:rsidRPr="00EF6A90" w:rsidRDefault="00F7340F" w:rsidP="00F7340F">
      <w:pPr>
        <w:shd w:val="clear" w:color="auto" w:fill="011627"/>
        <w:spacing w:after="0" w:line="285" w:lineRule="atLeast"/>
        <w:rPr>
          <w:del w:id="764" w:author="Microsoft Word" w:date="2023-11-12T23:39:00Z"/>
          <w:rFonts w:ascii="Consolas" w:eastAsia="Times New Roman" w:hAnsi="Consolas" w:cs="Times New Roman"/>
          <w:color w:val="A7DBF7"/>
          <w:kern w:val="0"/>
          <w:sz w:val="21"/>
          <w:szCs w:val="21"/>
          <w:lang w:val="en-GB"/>
          <w14:ligatures w14:val="none"/>
        </w:rPr>
      </w:pPr>
      <w:del w:id="76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(Tren5,Linea3) into trenLinea</w:delText>
        </w:r>
      </w:del>
    </w:p>
    <w:p w14:paraId="46900EBF" w14:textId="77777777" w:rsidR="00F7340F" w:rsidRPr="00EF6A90" w:rsidRDefault="00F7340F" w:rsidP="00F7340F">
      <w:pPr>
        <w:shd w:val="clear" w:color="auto" w:fill="011627"/>
        <w:spacing w:after="0" w:line="285" w:lineRule="atLeast"/>
        <w:rPr>
          <w:del w:id="766" w:author="Microsoft Word" w:date="2023-11-12T23:39:00Z"/>
          <w:rFonts w:ascii="Consolas" w:eastAsia="Times New Roman" w:hAnsi="Consolas" w:cs="Times New Roman"/>
          <w:color w:val="A7DBF7"/>
          <w:kern w:val="0"/>
          <w:sz w:val="21"/>
          <w:szCs w:val="21"/>
          <w:lang w:val="en-GB"/>
          <w14:ligatures w14:val="none"/>
        </w:rPr>
      </w:pPr>
      <w:del w:id="767"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Tren</w:delText>
        </w:r>
      </w:del>
    </w:p>
    <w:p w14:paraId="1F928DE1" w14:textId="77777777" w:rsidR="00F7340F" w:rsidRPr="00EF6A90" w:rsidRDefault="00F7340F" w:rsidP="00F7340F">
      <w:pPr>
        <w:shd w:val="clear" w:color="auto" w:fill="011627"/>
        <w:spacing w:after="0" w:line="285" w:lineRule="atLeast"/>
        <w:rPr>
          <w:del w:id="768" w:author="Microsoft Word" w:date="2023-11-12T23:39:00Z"/>
          <w:rFonts w:ascii="Consolas" w:eastAsia="Times New Roman" w:hAnsi="Consolas" w:cs="Times New Roman"/>
          <w:color w:val="A7DBF7"/>
          <w:kern w:val="0"/>
          <w:sz w:val="21"/>
          <w:szCs w:val="21"/>
          <w:lang w:val="en-GB"/>
          <w14:ligatures w14:val="none"/>
        </w:rPr>
      </w:pPr>
      <w:del w:id="76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(Tren6,Estacion5) into trenEstacion</w:delText>
        </w:r>
      </w:del>
    </w:p>
    <w:p w14:paraId="5459B812" w14:textId="77777777" w:rsidR="00F7340F" w:rsidRPr="00EF6A90" w:rsidRDefault="00F7340F" w:rsidP="00F7340F">
      <w:pPr>
        <w:shd w:val="clear" w:color="auto" w:fill="011627"/>
        <w:spacing w:after="0" w:line="285" w:lineRule="atLeast"/>
        <w:rPr>
          <w:del w:id="770" w:author="Microsoft Word" w:date="2023-11-12T23:39:00Z"/>
          <w:rFonts w:ascii="Consolas" w:eastAsia="Times New Roman" w:hAnsi="Consolas" w:cs="Times New Roman"/>
          <w:color w:val="A7DBF7"/>
          <w:kern w:val="0"/>
          <w:sz w:val="21"/>
          <w:szCs w:val="21"/>
          <w:lang w:val="en-GB"/>
          <w14:ligatures w14:val="none"/>
        </w:rPr>
      </w:pPr>
      <w:del w:id="771"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(Tren6,Linea3) into trenLinea</w:delText>
        </w:r>
      </w:del>
    </w:p>
    <w:p w14:paraId="10F76162" w14:textId="77777777" w:rsidR="00F7340F" w:rsidRPr="00EF6A90" w:rsidRDefault="00F7340F" w:rsidP="00F7340F">
      <w:pPr>
        <w:shd w:val="clear" w:color="auto" w:fill="011627"/>
        <w:spacing w:after="0" w:line="285" w:lineRule="atLeast"/>
        <w:rPr>
          <w:del w:id="772" w:author="Microsoft Word" w:date="2023-11-12T23:39:00Z"/>
          <w:rFonts w:ascii="Consolas" w:eastAsia="Times New Roman" w:hAnsi="Consolas" w:cs="Times New Roman"/>
          <w:color w:val="A7DBF7"/>
          <w:kern w:val="0"/>
          <w:sz w:val="21"/>
          <w:szCs w:val="21"/>
          <w:lang w:val="en-GB"/>
          <w14:ligatures w14:val="none"/>
        </w:rPr>
      </w:pPr>
      <w:del w:id="773" w:author="Microsoft Word" w:date="2023-11-12T23:39:00Z">
        <w:r w:rsidRPr="00EF6A90">
          <w:rPr>
            <w:rFonts w:ascii="Consolas" w:eastAsia="Times New Roman" w:hAnsi="Consolas" w:cs="Times New Roman"/>
            <w:i/>
            <w:iCs/>
            <w:color w:val="00BFF9"/>
            <w:kern w:val="0"/>
            <w:sz w:val="21"/>
            <w:szCs w:val="21"/>
            <w:lang w:val="en-GB"/>
            <w14:ligatures w14:val="none"/>
          </w:rPr>
          <w:delText>!new</w:delText>
        </w:r>
        <w:r w:rsidRPr="00EF6A90">
          <w:rPr>
            <w:rFonts w:ascii="Consolas" w:eastAsia="Times New Roman" w:hAnsi="Consolas" w:cs="Times New Roman"/>
            <w:color w:val="A7DBF7"/>
            <w:kern w:val="0"/>
            <w:sz w:val="21"/>
            <w:szCs w:val="21"/>
            <w:lang w:val="en-GB"/>
            <w14:ligatures w14:val="none"/>
          </w:rPr>
          <w:delText xml:space="preserve"> </w:delText>
        </w:r>
        <w:r w:rsidRPr="00EF6A90">
          <w:rPr>
            <w:rFonts w:ascii="Consolas" w:eastAsia="Times New Roman" w:hAnsi="Consolas" w:cs="Times New Roman"/>
            <w:color w:val="F7ECB5"/>
            <w:kern w:val="0"/>
            <w:sz w:val="21"/>
            <w:szCs w:val="21"/>
            <w:lang w:val="en-GB"/>
            <w14:ligatures w14:val="none"/>
          </w:rPr>
          <w:delText>Clock</w:delText>
        </w:r>
      </w:del>
    </w:p>
    <w:p w14:paraId="7D5FB414" w14:textId="77777777" w:rsidR="00F7340F" w:rsidRPr="00EF6A90" w:rsidRDefault="00F7340F" w:rsidP="00F7340F">
      <w:pPr>
        <w:shd w:val="clear" w:color="auto" w:fill="011627"/>
        <w:spacing w:after="0" w:line="285" w:lineRule="atLeast"/>
        <w:rPr>
          <w:del w:id="774" w:author="Microsoft Word" w:date="2023-11-12T23:39:00Z"/>
          <w:rFonts w:ascii="Consolas" w:eastAsia="Times New Roman" w:hAnsi="Consolas" w:cs="Times New Roman"/>
          <w:color w:val="A7DBF7"/>
          <w:kern w:val="0"/>
          <w:sz w:val="21"/>
          <w:szCs w:val="21"/>
          <w:lang w:val="en-GB"/>
          <w14:ligatures w14:val="none"/>
        </w:rPr>
      </w:pPr>
      <w:del w:id="77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(Clock1,Tren1) into Time</w:delText>
        </w:r>
      </w:del>
    </w:p>
    <w:p w14:paraId="5B8C6E68" w14:textId="77777777" w:rsidR="00F7340F" w:rsidRPr="00EF6A90" w:rsidRDefault="00F7340F" w:rsidP="00F7340F">
      <w:pPr>
        <w:shd w:val="clear" w:color="auto" w:fill="011627"/>
        <w:spacing w:after="0" w:line="285" w:lineRule="atLeast"/>
        <w:rPr>
          <w:del w:id="776" w:author="Microsoft Word" w:date="2023-11-12T23:39:00Z"/>
          <w:rFonts w:ascii="Consolas" w:eastAsia="Times New Roman" w:hAnsi="Consolas" w:cs="Times New Roman"/>
          <w:color w:val="A7DBF7"/>
          <w:kern w:val="0"/>
          <w:sz w:val="21"/>
          <w:szCs w:val="21"/>
          <w:lang w:val="en-GB"/>
          <w14:ligatures w14:val="none"/>
        </w:rPr>
      </w:pPr>
      <w:del w:id="77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(Clock1,Tren5) into Time</w:delText>
        </w:r>
      </w:del>
    </w:p>
    <w:p w14:paraId="35747176" w14:textId="77777777" w:rsidR="00F7340F" w:rsidRPr="00EF6A90" w:rsidRDefault="00F7340F" w:rsidP="00F7340F">
      <w:pPr>
        <w:shd w:val="clear" w:color="auto" w:fill="011627"/>
        <w:spacing w:after="0" w:line="285" w:lineRule="atLeast"/>
        <w:rPr>
          <w:del w:id="778" w:author="Microsoft Word" w:date="2023-11-12T23:39:00Z"/>
          <w:rFonts w:ascii="Consolas" w:eastAsia="Times New Roman" w:hAnsi="Consolas" w:cs="Times New Roman"/>
          <w:color w:val="A7DBF7"/>
          <w:kern w:val="0"/>
          <w:sz w:val="21"/>
          <w:szCs w:val="21"/>
          <w:lang w:val="en-GB"/>
          <w14:ligatures w14:val="none"/>
        </w:rPr>
      </w:pPr>
      <w:del w:id="77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(Clock1,Tren6) into Time</w:delText>
        </w:r>
      </w:del>
    </w:p>
    <w:p w14:paraId="4F318200" w14:textId="77777777" w:rsidR="00F7340F" w:rsidRPr="00EF6A90" w:rsidRDefault="00F7340F" w:rsidP="00F7340F">
      <w:pPr>
        <w:shd w:val="clear" w:color="auto" w:fill="011627"/>
        <w:spacing w:after="0" w:line="285" w:lineRule="atLeast"/>
        <w:rPr>
          <w:del w:id="780" w:author="Microsoft Word" w:date="2023-11-12T23:39:00Z"/>
          <w:rFonts w:ascii="Consolas" w:eastAsia="Times New Roman" w:hAnsi="Consolas" w:cs="Times New Roman"/>
          <w:color w:val="A7DBF7"/>
          <w:kern w:val="0"/>
          <w:sz w:val="21"/>
          <w:szCs w:val="21"/>
          <w:lang w:val="en-GB"/>
          <w14:ligatures w14:val="none"/>
        </w:rPr>
      </w:pPr>
      <w:del w:id="781"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(Clock1,Tren4) into Time</w:delText>
        </w:r>
      </w:del>
    </w:p>
    <w:p w14:paraId="39551470" w14:textId="77777777" w:rsidR="00F7340F" w:rsidRPr="00EF6A90" w:rsidRDefault="00F7340F" w:rsidP="00F7340F">
      <w:pPr>
        <w:shd w:val="clear" w:color="auto" w:fill="011627"/>
        <w:spacing w:after="0" w:line="285" w:lineRule="atLeast"/>
        <w:rPr>
          <w:del w:id="782" w:author="Microsoft Word" w:date="2023-11-12T23:39:00Z"/>
          <w:rFonts w:ascii="Consolas" w:eastAsia="Times New Roman" w:hAnsi="Consolas" w:cs="Times New Roman"/>
          <w:color w:val="A7DBF7"/>
          <w:kern w:val="0"/>
          <w:sz w:val="21"/>
          <w:szCs w:val="21"/>
          <w:lang w:val="en-GB"/>
          <w14:ligatures w14:val="none"/>
        </w:rPr>
      </w:pPr>
      <w:del w:id="783"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(Clock1,Tren2) into Time</w:delText>
        </w:r>
      </w:del>
    </w:p>
    <w:p w14:paraId="0FFDEFBF" w14:textId="77777777" w:rsidR="00F7340F" w:rsidRPr="00EF6A90" w:rsidRDefault="00F7340F" w:rsidP="00F7340F">
      <w:pPr>
        <w:shd w:val="clear" w:color="auto" w:fill="011627"/>
        <w:spacing w:after="0" w:line="285" w:lineRule="atLeast"/>
        <w:rPr>
          <w:del w:id="784" w:author="Microsoft Word" w:date="2023-11-12T23:39:00Z"/>
          <w:rFonts w:ascii="Consolas" w:eastAsia="Times New Roman" w:hAnsi="Consolas" w:cs="Times New Roman"/>
          <w:color w:val="A7DBF7"/>
          <w:kern w:val="0"/>
          <w:sz w:val="21"/>
          <w:szCs w:val="21"/>
          <w:lang w:val="en-GB"/>
          <w14:ligatures w14:val="none"/>
        </w:rPr>
      </w:pPr>
      <w:del w:id="78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(Clock1,Tren3) into Time</w:delText>
        </w:r>
      </w:del>
    </w:p>
    <w:p w14:paraId="1BE32ACF" w14:textId="77777777" w:rsidR="00F7340F" w:rsidRPr="00EF6A90" w:rsidRDefault="00F7340F" w:rsidP="00F7340F">
      <w:pPr>
        <w:shd w:val="clear" w:color="auto" w:fill="011627"/>
        <w:spacing w:after="0" w:line="285" w:lineRule="atLeast"/>
        <w:rPr>
          <w:del w:id="786" w:author="Microsoft Word" w:date="2023-11-12T23:39:00Z"/>
          <w:rFonts w:ascii="Consolas" w:eastAsia="Times New Roman" w:hAnsi="Consolas" w:cs="Times New Roman"/>
          <w:color w:val="A7DBF7"/>
          <w:kern w:val="0"/>
          <w:sz w:val="21"/>
          <w:szCs w:val="21"/>
          <w:lang w:val="en-GB"/>
          <w14:ligatures w14:val="none"/>
        </w:rPr>
      </w:pPr>
      <w:del w:id="78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i/>
            <w:iCs/>
            <w:color w:val="87AFF4"/>
            <w:kern w:val="0"/>
            <w:sz w:val="21"/>
            <w:szCs w:val="21"/>
            <w:lang w:val="en-GB"/>
            <w14:ligatures w14:val="none"/>
          </w:rPr>
          <w:delText>run</w:delText>
        </w:r>
        <w:r w:rsidRPr="00EF6A90">
          <w:rPr>
            <w:rFonts w:ascii="Consolas" w:eastAsia="Times New Roman" w:hAnsi="Consolas" w:cs="Times New Roman"/>
            <w:color w:val="A7DBF7"/>
            <w:kern w:val="0"/>
            <w:sz w:val="21"/>
            <w:szCs w:val="21"/>
            <w:lang w:val="en-GB"/>
            <w14:ligatures w14:val="none"/>
          </w:rPr>
          <w:delText>(20)</w:delText>
        </w:r>
      </w:del>
    </w:p>
    <w:p w14:paraId="74EE186B" w14:textId="77777777" w:rsidR="00F7340F" w:rsidRPr="00EF6A90" w:rsidRDefault="00F7340F" w:rsidP="00F7340F">
      <w:pPr>
        <w:shd w:val="clear" w:color="auto" w:fill="011627"/>
        <w:spacing w:after="0" w:line="285" w:lineRule="atLeast"/>
        <w:rPr>
          <w:del w:id="788" w:author="Microsoft Word" w:date="2023-11-12T23:39:00Z"/>
          <w:rFonts w:ascii="Consolas" w:eastAsia="Times New Roman" w:hAnsi="Consolas" w:cs="Times New Roman"/>
          <w:color w:val="A7DBF7"/>
          <w:kern w:val="0"/>
          <w:sz w:val="21"/>
          <w:szCs w:val="21"/>
          <w:lang w:val="en-GB"/>
          <w14:ligatures w14:val="none"/>
        </w:rPr>
      </w:pPr>
      <w:del w:id="78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(Tren1,Via1) into trenVia</w:delText>
        </w:r>
      </w:del>
    </w:p>
    <w:p w14:paraId="6D2BBD2D" w14:textId="77777777" w:rsidR="00F7340F" w:rsidRPr="00EF6A90" w:rsidRDefault="00F7340F" w:rsidP="00F7340F">
      <w:pPr>
        <w:shd w:val="clear" w:color="auto" w:fill="011627"/>
        <w:spacing w:after="0" w:line="285" w:lineRule="atLeast"/>
        <w:rPr>
          <w:del w:id="790" w:author="Microsoft Word" w:date="2023-11-12T23:39:00Z"/>
          <w:rFonts w:ascii="Consolas" w:eastAsia="Times New Roman" w:hAnsi="Consolas" w:cs="Times New Roman"/>
          <w:color w:val="A7DBF7"/>
          <w:kern w:val="0"/>
          <w:sz w:val="21"/>
          <w:szCs w:val="21"/>
          <w:lang w:val="en-GB"/>
          <w14:ligatures w14:val="none"/>
        </w:rPr>
      </w:pPr>
      <w:del w:id="791"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(Tren2,Via6) into trenVia</w:delText>
        </w:r>
      </w:del>
    </w:p>
    <w:p w14:paraId="42054E60" w14:textId="77777777" w:rsidR="00F7340F" w:rsidRPr="00EF6A90" w:rsidRDefault="00F7340F" w:rsidP="00F7340F">
      <w:pPr>
        <w:shd w:val="clear" w:color="auto" w:fill="011627"/>
        <w:spacing w:after="0" w:line="285" w:lineRule="atLeast"/>
        <w:rPr>
          <w:del w:id="792" w:author="Microsoft Word" w:date="2023-11-12T23:39:00Z"/>
          <w:rFonts w:ascii="Consolas" w:eastAsia="Times New Roman" w:hAnsi="Consolas" w:cs="Times New Roman"/>
          <w:color w:val="A7DBF7"/>
          <w:kern w:val="0"/>
          <w:sz w:val="21"/>
          <w:szCs w:val="21"/>
          <w:lang w:val="en-GB"/>
          <w14:ligatures w14:val="none"/>
        </w:rPr>
      </w:pPr>
      <w:del w:id="793"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(Tren5,Via11) into trenVia</w:delText>
        </w:r>
      </w:del>
    </w:p>
    <w:p w14:paraId="609C896C" w14:textId="77777777" w:rsidR="00F7340F" w:rsidRPr="00EF6A90" w:rsidRDefault="00F7340F" w:rsidP="00F7340F">
      <w:pPr>
        <w:shd w:val="clear" w:color="auto" w:fill="011627"/>
        <w:spacing w:after="0" w:line="285" w:lineRule="atLeast"/>
        <w:rPr>
          <w:del w:id="794" w:author="Microsoft Word" w:date="2023-11-12T23:39:00Z"/>
          <w:rFonts w:ascii="Consolas" w:eastAsia="Times New Roman" w:hAnsi="Consolas" w:cs="Times New Roman"/>
          <w:color w:val="A7DBF7"/>
          <w:kern w:val="0"/>
          <w:sz w:val="21"/>
          <w:szCs w:val="21"/>
          <w:lang w:val="en-GB"/>
          <w14:ligatures w14:val="none"/>
        </w:rPr>
      </w:pPr>
      <w:del w:id="79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(Tren4,Via9) into trenVia</w:delText>
        </w:r>
      </w:del>
    </w:p>
    <w:p w14:paraId="7050D830" w14:textId="77777777" w:rsidR="00F7340F" w:rsidRPr="00EF6A90" w:rsidRDefault="00F7340F" w:rsidP="00F7340F">
      <w:pPr>
        <w:shd w:val="clear" w:color="auto" w:fill="011627"/>
        <w:spacing w:after="0" w:line="285" w:lineRule="atLeast"/>
        <w:rPr>
          <w:del w:id="796" w:author="Microsoft Word" w:date="2023-11-12T23:39:00Z"/>
          <w:rFonts w:ascii="Consolas" w:eastAsia="Times New Roman" w:hAnsi="Consolas" w:cs="Times New Roman"/>
          <w:color w:val="A7DBF7"/>
          <w:kern w:val="0"/>
          <w:sz w:val="21"/>
          <w:szCs w:val="21"/>
          <w:lang w:val="en-GB"/>
          <w14:ligatures w14:val="none"/>
        </w:rPr>
      </w:pPr>
      <w:del w:id="79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(Tren6,Via10) into trenVia</w:delText>
        </w:r>
      </w:del>
    </w:p>
    <w:p w14:paraId="68828F1D" w14:textId="77777777" w:rsidR="00F7340F" w:rsidRPr="00EF6A90" w:rsidRDefault="00F7340F" w:rsidP="00F7340F">
      <w:pPr>
        <w:shd w:val="clear" w:color="auto" w:fill="011627"/>
        <w:spacing w:after="0" w:line="285" w:lineRule="atLeast"/>
        <w:rPr>
          <w:del w:id="798" w:author="Microsoft Word" w:date="2023-11-12T23:39:00Z"/>
          <w:rFonts w:ascii="Consolas" w:eastAsia="Times New Roman" w:hAnsi="Consolas" w:cs="Times New Roman"/>
          <w:color w:val="A7DBF7"/>
          <w:kern w:val="0"/>
          <w:sz w:val="21"/>
          <w:szCs w:val="21"/>
          <w:lang w:val="en-GB"/>
          <w14:ligatures w14:val="none"/>
        </w:rPr>
      </w:pPr>
      <w:del w:id="79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i/>
            <w:iCs/>
            <w:color w:val="87AFF4"/>
            <w:kern w:val="0"/>
            <w:sz w:val="21"/>
            <w:szCs w:val="21"/>
            <w:lang w:val="en-GB"/>
            <w14:ligatures w14:val="none"/>
          </w:rPr>
          <w:delText>insert</w:delText>
        </w:r>
        <w:r w:rsidRPr="00EF6A90">
          <w:rPr>
            <w:rFonts w:ascii="Consolas" w:eastAsia="Times New Roman" w:hAnsi="Consolas" w:cs="Times New Roman"/>
            <w:color w:val="A7DBF7"/>
            <w:kern w:val="0"/>
            <w:sz w:val="21"/>
            <w:szCs w:val="21"/>
            <w:lang w:val="en-GB"/>
            <w14:ligatures w14:val="none"/>
          </w:rPr>
          <w:delText xml:space="preserve"> (Tren3,Via7) into trenVia</w:delText>
        </w:r>
      </w:del>
    </w:p>
    <w:p w14:paraId="73B9381A" w14:textId="77777777" w:rsidR="00F7340F" w:rsidRPr="00F7340F" w:rsidRDefault="00F7340F" w:rsidP="00F7340F">
      <w:pPr>
        <w:shd w:val="clear" w:color="auto" w:fill="011627"/>
        <w:spacing w:after="0" w:line="285" w:lineRule="atLeast"/>
        <w:rPr>
          <w:del w:id="800" w:author="Microsoft Word" w:date="2023-11-12T23:39:00Z"/>
          <w:rFonts w:ascii="Consolas" w:eastAsia="Times New Roman" w:hAnsi="Consolas" w:cs="Times New Roman"/>
          <w:color w:val="A7DBF7"/>
          <w:kern w:val="0"/>
          <w:sz w:val="21"/>
          <w:szCs w:val="21"/>
          <w14:ligatures w14:val="none"/>
        </w:rPr>
      </w:pPr>
      <w:del w:id="80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color w:val="A7DBF7"/>
            <w:kern w:val="0"/>
            <w:sz w:val="21"/>
            <w:szCs w:val="21"/>
            <w14:ligatures w14:val="none"/>
          </w:rPr>
          <w:delText>destroy Segmento7; destroy Via7; destroy Via8</w:delText>
        </w:r>
      </w:del>
    </w:p>
    <w:p w14:paraId="23AA4538" w14:textId="77777777" w:rsidR="00F7340F" w:rsidRPr="00F7340F" w:rsidRDefault="00F7340F" w:rsidP="00F7340F">
      <w:pPr>
        <w:shd w:val="clear" w:color="auto" w:fill="011627"/>
        <w:spacing w:after="0" w:line="285" w:lineRule="atLeast"/>
        <w:rPr>
          <w:del w:id="802" w:author="Microsoft Word" w:date="2023-11-12T23:39:00Z"/>
          <w:rFonts w:ascii="Consolas" w:eastAsia="Times New Roman" w:hAnsi="Consolas" w:cs="Times New Roman"/>
          <w:color w:val="A7DBF7"/>
          <w:kern w:val="0"/>
          <w:sz w:val="21"/>
          <w:szCs w:val="21"/>
          <w14:ligatures w14:val="none"/>
        </w:rPr>
      </w:pPr>
      <w:del w:id="80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(Tren3,Via1) into trenVia</w:delText>
        </w:r>
      </w:del>
    </w:p>
    <w:p w14:paraId="562E2DEA" w14:textId="77777777" w:rsidR="00F7340F" w:rsidRPr="00F7340F" w:rsidRDefault="00F7340F" w:rsidP="00F7340F">
      <w:pPr>
        <w:shd w:val="clear" w:color="auto" w:fill="011627"/>
        <w:spacing w:after="0" w:line="285" w:lineRule="atLeast"/>
        <w:rPr>
          <w:del w:id="804" w:author="Microsoft Word" w:date="2023-11-12T23:39:00Z"/>
          <w:rFonts w:ascii="Consolas" w:eastAsia="Times New Roman" w:hAnsi="Consolas" w:cs="Times New Roman"/>
          <w:color w:val="A7DBF7"/>
          <w:kern w:val="0"/>
          <w:sz w:val="21"/>
          <w:szCs w:val="21"/>
          <w14:ligatures w14:val="none"/>
        </w:rPr>
      </w:pPr>
      <w:del w:id="80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(Tren6,Via10) from trenVia</w:delText>
        </w:r>
      </w:del>
    </w:p>
    <w:p w14:paraId="44A4492B" w14:textId="77777777" w:rsidR="00F7340F" w:rsidRPr="00F7340F" w:rsidRDefault="00F7340F" w:rsidP="00F7340F">
      <w:pPr>
        <w:shd w:val="clear" w:color="auto" w:fill="011627"/>
        <w:spacing w:after="0" w:line="285" w:lineRule="atLeast"/>
        <w:rPr>
          <w:del w:id="806" w:author="Microsoft Word" w:date="2023-11-12T23:39:00Z"/>
          <w:rFonts w:ascii="Consolas" w:eastAsia="Times New Roman" w:hAnsi="Consolas" w:cs="Times New Roman"/>
          <w:color w:val="A7DBF7"/>
          <w:kern w:val="0"/>
          <w:sz w:val="21"/>
          <w:szCs w:val="21"/>
          <w14:ligatures w14:val="none"/>
        </w:rPr>
      </w:pPr>
      <w:del w:id="80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(Tren6,Via9) into trenVia</w:delText>
        </w:r>
      </w:del>
    </w:p>
    <w:p w14:paraId="6D97C452" w14:textId="77777777" w:rsidR="00F7340F" w:rsidRPr="00F7340F" w:rsidRDefault="00F7340F" w:rsidP="00F7340F">
      <w:pPr>
        <w:shd w:val="clear" w:color="auto" w:fill="011627"/>
        <w:spacing w:after="0" w:line="285" w:lineRule="atLeast"/>
        <w:rPr>
          <w:del w:id="808" w:author="Microsoft Word" w:date="2023-11-12T23:39:00Z"/>
          <w:rFonts w:ascii="Consolas" w:eastAsia="Times New Roman" w:hAnsi="Consolas" w:cs="Times New Roman"/>
          <w:color w:val="A7DBF7"/>
          <w:kern w:val="0"/>
          <w:sz w:val="21"/>
          <w:szCs w:val="21"/>
          <w14:ligatures w14:val="none"/>
        </w:rPr>
      </w:pPr>
      <w:del w:id="80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(Tren4,Via9) from trenVia</w:delText>
        </w:r>
      </w:del>
    </w:p>
    <w:p w14:paraId="7253657D" w14:textId="77777777" w:rsidR="00F7340F" w:rsidRPr="00F7340F" w:rsidRDefault="00F7340F" w:rsidP="00F7340F">
      <w:pPr>
        <w:shd w:val="clear" w:color="auto" w:fill="011627"/>
        <w:spacing w:after="0" w:line="285" w:lineRule="atLeast"/>
        <w:rPr>
          <w:del w:id="810" w:author="Microsoft Word" w:date="2023-11-12T23:39:00Z"/>
          <w:rFonts w:ascii="Consolas" w:eastAsia="Times New Roman" w:hAnsi="Consolas" w:cs="Times New Roman"/>
          <w:color w:val="A7DBF7"/>
          <w:kern w:val="0"/>
          <w:sz w:val="21"/>
          <w:szCs w:val="21"/>
          <w14:ligatures w14:val="none"/>
        </w:rPr>
      </w:pPr>
      <w:del w:id="81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(Tren6,Via9) from trenVia</w:delText>
        </w:r>
      </w:del>
    </w:p>
    <w:p w14:paraId="0469553D" w14:textId="77777777" w:rsidR="00F7340F" w:rsidRPr="00F7340F" w:rsidRDefault="00F7340F" w:rsidP="00F7340F">
      <w:pPr>
        <w:shd w:val="clear" w:color="auto" w:fill="011627"/>
        <w:spacing w:after="0" w:line="285" w:lineRule="atLeast"/>
        <w:rPr>
          <w:del w:id="812" w:author="Microsoft Word" w:date="2023-11-12T23:39:00Z"/>
          <w:rFonts w:ascii="Consolas" w:eastAsia="Times New Roman" w:hAnsi="Consolas" w:cs="Times New Roman"/>
          <w:color w:val="A7DBF7"/>
          <w:kern w:val="0"/>
          <w:sz w:val="21"/>
          <w:szCs w:val="21"/>
          <w14:ligatures w14:val="none"/>
        </w:rPr>
      </w:pPr>
      <w:del w:id="81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(Tren6,Via10) into trenVia</w:delText>
        </w:r>
      </w:del>
    </w:p>
    <w:p w14:paraId="57F7BD21" w14:textId="77777777" w:rsidR="00F7340F" w:rsidRPr="00F7340F" w:rsidRDefault="00F7340F" w:rsidP="00F7340F">
      <w:pPr>
        <w:shd w:val="clear" w:color="auto" w:fill="011627"/>
        <w:spacing w:after="0" w:line="285" w:lineRule="atLeast"/>
        <w:rPr>
          <w:del w:id="814" w:author="Microsoft Word" w:date="2023-11-12T23:39:00Z"/>
          <w:rFonts w:ascii="Consolas" w:eastAsia="Times New Roman" w:hAnsi="Consolas" w:cs="Times New Roman"/>
          <w:color w:val="A7DBF7"/>
          <w:kern w:val="0"/>
          <w:sz w:val="21"/>
          <w:szCs w:val="21"/>
          <w14:ligatures w14:val="none"/>
        </w:rPr>
      </w:pPr>
      <w:del w:id="81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(Tren4,Via10) into trenVia</w:delText>
        </w:r>
      </w:del>
    </w:p>
    <w:p w14:paraId="561F8F20" w14:textId="77777777" w:rsidR="00F7340F" w:rsidRPr="00F7340F" w:rsidRDefault="00F7340F" w:rsidP="00F7340F">
      <w:pPr>
        <w:shd w:val="clear" w:color="auto" w:fill="011627"/>
        <w:spacing w:after="0" w:line="285" w:lineRule="atLeast"/>
        <w:rPr>
          <w:del w:id="816" w:author="Microsoft Word" w:date="2023-11-12T23:39:00Z"/>
          <w:rFonts w:ascii="Consolas" w:eastAsia="Times New Roman" w:hAnsi="Consolas" w:cs="Times New Roman"/>
          <w:color w:val="A7DBF7"/>
          <w:kern w:val="0"/>
          <w:sz w:val="21"/>
          <w:szCs w:val="21"/>
          <w14:ligatures w14:val="none"/>
        </w:rPr>
      </w:pPr>
      <w:del w:id="81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(Linea3,Segmento8) from segmentoPerteneceALinea</w:delText>
        </w:r>
      </w:del>
    </w:p>
    <w:p w14:paraId="13C2AD4C" w14:textId="77777777" w:rsidR="00F7340F" w:rsidRPr="00F7340F" w:rsidRDefault="00F7340F" w:rsidP="00F7340F">
      <w:pPr>
        <w:shd w:val="clear" w:color="auto" w:fill="011627"/>
        <w:spacing w:after="0" w:line="285" w:lineRule="atLeast"/>
        <w:rPr>
          <w:del w:id="818" w:author="Microsoft Word" w:date="2023-11-12T23:39:00Z"/>
          <w:rFonts w:ascii="Consolas" w:eastAsia="Times New Roman" w:hAnsi="Consolas" w:cs="Times New Roman"/>
          <w:color w:val="A7DBF7"/>
          <w:kern w:val="0"/>
          <w:sz w:val="21"/>
          <w:szCs w:val="21"/>
          <w14:ligatures w14:val="none"/>
        </w:rPr>
      </w:pPr>
      <w:del w:id="819"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2E7EFAF3" w14:textId="77777777" w:rsidR="00F7340F" w:rsidRPr="00F7340F" w:rsidRDefault="00F7340F" w:rsidP="00F7340F">
      <w:pPr>
        <w:shd w:val="clear" w:color="auto" w:fill="011627"/>
        <w:spacing w:after="0" w:line="285" w:lineRule="atLeast"/>
        <w:rPr>
          <w:del w:id="820" w:author="Microsoft Word" w:date="2023-11-12T23:39:00Z"/>
          <w:rFonts w:ascii="Consolas" w:eastAsia="Times New Roman" w:hAnsi="Consolas" w:cs="Times New Roman"/>
          <w:color w:val="A7DBF7"/>
          <w:kern w:val="0"/>
          <w:sz w:val="21"/>
          <w:szCs w:val="21"/>
          <w14:ligatures w14:val="none"/>
        </w:rPr>
      </w:pPr>
      <w:del w:id="821"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Segmento</w:delText>
        </w:r>
      </w:del>
    </w:p>
    <w:p w14:paraId="586E1AE9" w14:textId="77777777" w:rsidR="00F7340F" w:rsidRPr="00F7340F" w:rsidRDefault="00F7340F" w:rsidP="00F7340F">
      <w:pPr>
        <w:shd w:val="clear" w:color="auto" w:fill="011627"/>
        <w:spacing w:after="0" w:line="285" w:lineRule="atLeast"/>
        <w:rPr>
          <w:del w:id="822" w:author="Microsoft Word" w:date="2023-11-12T23:39:00Z"/>
          <w:rFonts w:ascii="Consolas" w:eastAsia="Times New Roman" w:hAnsi="Consolas" w:cs="Times New Roman"/>
          <w:color w:val="A7DBF7"/>
          <w:kern w:val="0"/>
          <w:sz w:val="21"/>
          <w:szCs w:val="21"/>
          <w14:ligatures w14:val="none"/>
        </w:rPr>
      </w:pPr>
      <w:del w:id="823" w:author="Microsoft Word" w:date="2023-11-12T23:39:00Z">
        <w:r w:rsidRPr="00F7340F">
          <w:rPr>
            <w:rFonts w:ascii="Consolas" w:eastAsia="Times New Roman" w:hAnsi="Consolas" w:cs="Times New Roman"/>
            <w:i/>
            <w:iCs/>
            <w:color w:val="00BFF9"/>
            <w:kern w:val="0"/>
            <w:sz w:val="21"/>
            <w:szCs w:val="21"/>
            <w14:ligatures w14:val="none"/>
          </w:rPr>
          <w:delText>!new</w:delText>
        </w:r>
        <w:r w:rsidRPr="00F7340F">
          <w:rPr>
            <w:rFonts w:ascii="Consolas" w:eastAsia="Times New Roman" w:hAnsi="Consolas" w:cs="Times New Roman"/>
            <w:color w:val="A7DBF7"/>
            <w:kern w:val="0"/>
            <w:sz w:val="21"/>
            <w:szCs w:val="21"/>
            <w14:ligatures w14:val="none"/>
          </w:rPr>
          <w:delText xml:space="preserve"> </w:delText>
        </w:r>
        <w:r w:rsidRPr="00F7340F">
          <w:rPr>
            <w:rFonts w:ascii="Consolas" w:eastAsia="Times New Roman" w:hAnsi="Consolas" w:cs="Times New Roman"/>
            <w:color w:val="F7ECB5"/>
            <w:kern w:val="0"/>
            <w:sz w:val="21"/>
            <w:szCs w:val="21"/>
            <w14:ligatures w14:val="none"/>
          </w:rPr>
          <w:delText>Via</w:delText>
        </w:r>
      </w:del>
    </w:p>
    <w:p w14:paraId="130B464C" w14:textId="77777777" w:rsidR="00F7340F" w:rsidRPr="00F7340F" w:rsidRDefault="00F7340F" w:rsidP="00F7340F">
      <w:pPr>
        <w:shd w:val="clear" w:color="auto" w:fill="011627"/>
        <w:spacing w:after="0" w:line="285" w:lineRule="atLeast"/>
        <w:rPr>
          <w:del w:id="824" w:author="Microsoft Word" w:date="2023-11-12T23:39:00Z"/>
          <w:rFonts w:ascii="Consolas" w:eastAsia="Times New Roman" w:hAnsi="Consolas" w:cs="Times New Roman"/>
          <w:color w:val="A7DBF7"/>
          <w:kern w:val="0"/>
          <w:sz w:val="21"/>
          <w:szCs w:val="21"/>
          <w14:ligatures w14:val="none"/>
        </w:rPr>
      </w:pPr>
      <w:del w:id="82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(Estacion4,Via18) into estacionViaIda</w:delText>
        </w:r>
      </w:del>
    </w:p>
    <w:p w14:paraId="3294896F" w14:textId="77777777" w:rsidR="00F7340F" w:rsidRPr="00F7340F" w:rsidRDefault="00F7340F" w:rsidP="00F7340F">
      <w:pPr>
        <w:shd w:val="clear" w:color="auto" w:fill="011627"/>
        <w:spacing w:after="0" w:line="285" w:lineRule="atLeast"/>
        <w:rPr>
          <w:del w:id="826" w:author="Microsoft Word" w:date="2023-11-12T23:39:00Z"/>
          <w:rFonts w:ascii="Consolas" w:eastAsia="Times New Roman" w:hAnsi="Consolas" w:cs="Times New Roman"/>
          <w:color w:val="A7DBF7"/>
          <w:kern w:val="0"/>
          <w:sz w:val="21"/>
          <w:szCs w:val="21"/>
          <w14:ligatures w14:val="none"/>
        </w:rPr>
      </w:pPr>
      <w:del w:id="82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(Estacion4,Via17) into estacionViaVuelta</w:delText>
        </w:r>
      </w:del>
    </w:p>
    <w:p w14:paraId="0769272B" w14:textId="77777777" w:rsidR="00F7340F" w:rsidRPr="00F7340F" w:rsidRDefault="00F7340F" w:rsidP="00F7340F">
      <w:pPr>
        <w:shd w:val="clear" w:color="auto" w:fill="011627"/>
        <w:spacing w:after="0" w:line="285" w:lineRule="atLeast"/>
        <w:rPr>
          <w:del w:id="828" w:author="Microsoft Word" w:date="2023-11-12T23:39:00Z"/>
          <w:rFonts w:ascii="Consolas" w:eastAsia="Times New Roman" w:hAnsi="Consolas" w:cs="Times New Roman"/>
          <w:color w:val="A7DBF7"/>
          <w:kern w:val="0"/>
          <w:sz w:val="21"/>
          <w:szCs w:val="21"/>
          <w14:ligatures w14:val="none"/>
        </w:rPr>
      </w:pPr>
      <w:del w:id="82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(Estacion5,Via18) into estacionViaIda</w:delText>
        </w:r>
      </w:del>
    </w:p>
    <w:p w14:paraId="681046CE" w14:textId="77777777" w:rsidR="00F7340F" w:rsidRPr="00F7340F" w:rsidRDefault="00F7340F" w:rsidP="00F7340F">
      <w:pPr>
        <w:shd w:val="clear" w:color="auto" w:fill="011627"/>
        <w:spacing w:after="0" w:line="285" w:lineRule="atLeast"/>
        <w:rPr>
          <w:del w:id="830" w:author="Microsoft Word" w:date="2023-11-12T23:39:00Z"/>
          <w:rFonts w:ascii="Consolas" w:eastAsia="Times New Roman" w:hAnsi="Consolas" w:cs="Times New Roman"/>
          <w:color w:val="A7DBF7"/>
          <w:kern w:val="0"/>
          <w:sz w:val="21"/>
          <w:szCs w:val="21"/>
          <w14:ligatures w14:val="none"/>
        </w:rPr>
      </w:pPr>
      <w:del w:id="83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(Estacion5,Via17) into estacionViaVuelta</w:delText>
        </w:r>
      </w:del>
    </w:p>
    <w:p w14:paraId="537930CA" w14:textId="77777777" w:rsidR="00F7340F" w:rsidRPr="00F7340F" w:rsidRDefault="00F7340F" w:rsidP="00F7340F">
      <w:pPr>
        <w:shd w:val="clear" w:color="auto" w:fill="011627"/>
        <w:spacing w:after="0" w:line="285" w:lineRule="atLeast"/>
        <w:rPr>
          <w:del w:id="832" w:author="Microsoft Word" w:date="2023-11-12T23:39:00Z"/>
          <w:rFonts w:ascii="Consolas" w:eastAsia="Times New Roman" w:hAnsi="Consolas" w:cs="Times New Roman"/>
          <w:color w:val="A7DBF7"/>
          <w:kern w:val="0"/>
          <w:sz w:val="21"/>
          <w:szCs w:val="21"/>
          <w14:ligatures w14:val="none"/>
        </w:rPr>
      </w:pPr>
      <w:del w:id="83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(Segmento9,Via18) into viasDelSegmento</w:delText>
        </w:r>
      </w:del>
    </w:p>
    <w:p w14:paraId="6B519B0F" w14:textId="77777777" w:rsidR="00F7340F" w:rsidRPr="00F7340F" w:rsidRDefault="00F7340F" w:rsidP="00F7340F">
      <w:pPr>
        <w:shd w:val="clear" w:color="auto" w:fill="011627"/>
        <w:spacing w:after="0" w:line="285" w:lineRule="atLeast"/>
        <w:rPr>
          <w:del w:id="834" w:author="Microsoft Word" w:date="2023-11-12T23:39:00Z"/>
          <w:rFonts w:ascii="Consolas" w:eastAsia="Times New Roman" w:hAnsi="Consolas" w:cs="Times New Roman"/>
          <w:color w:val="A7DBF7"/>
          <w:kern w:val="0"/>
          <w:sz w:val="21"/>
          <w:szCs w:val="21"/>
          <w14:ligatures w14:val="none"/>
        </w:rPr>
      </w:pPr>
      <w:del w:id="83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(Segmento9,Via17) into viasDelSegmento</w:delText>
        </w:r>
      </w:del>
    </w:p>
    <w:p w14:paraId="34B67AF2" w14:textId="77777777" w:rsidR="00F7340F" w:rsidRPr="00F7340F" w:rsidRDefault="00F7340F" w:rsidP="00F7340F">
      <w:pPr>
        <w:shd w:val="clear" w:color="auto" w:fill="011627"/>
        <w:spacing w:after="0" w:line="285" w:lineRule="atLeast"/>
        <w:rPr>
          <w:del w:id="836" w:author="Microsoft Word" w:date="2023-11-12T23:39:00Z"/>
          <w:rFonts w:ascii="Consolas" w:eastAsia="Times New Roman" w:hAnsi="Consolas" w:cs="Times New Roman"/>
          <w:color w:val="A7DBF7"/>
          <w:kern w:val="0"/>
          <w:sz w:val="21"/>
          <w:szCs w:val="21"/>
          <w14:ligatures w14:val="none"/>
        </w:rPr>
      </w:pPr>
      <w:del w:id="83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(Linea3,Segmento9) into segmentoPerteneceALinea</w:delText>
        </w:r>
      </w:del>
    </w:p>
    <w:p w14:paraId="5797705A" w14:textId="77777777" w:rsidR="00F7340F" w:rsidRPr="00F7340F" w:rsidRDefault="00F7340F" w:rsidP="00F7340F">
      <w:pPr>
        <w:shd w:val="clear" w:color="auto" w:fill="011627"/>
        <w:spacing w:after="0" w:line="285" w:lineRule="atLeast"/>
        <w:rPr>
          <w:del w:id="838" w:author="Microsoft Word" w:date="2023-11-12T23:39:00Z"/>
          <w:rFonts w:ascii="Consolas" w:eastAsia="Times New Roman" w:hAnsi="Consolas" w:cs="Times New Roman"/>
          <w:color w:val="A7DBF7"/>
          <w:kern w:val="0"/>
          <w:sz w:val="21"/>
          <w:szCs w:val="21"/>
          <w14:ligatures w14:val="none"/>
        </w:rPr>
      </w:pPr>
      <w:del w:id="83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(Tren6,Via10) from trenVia</w:delText>
        </w:r>
      </w:del>
    </w:p>
    <w:p w14:paraId="67BE0FC0" w14:textId="77777777" w:rsidR="00F7340F" w:rsidRPr="00F7340F" w:rsidRDefault="00F7340F" w:rsidP="00F7340F">
      <w:pPr>
        <w:shd w:val="clear" w:color="auto" w:fill="011627"/>
        <w:spacing w:after="0" w:line="285" w:lineRule="atLeast"/>
        <w:rPr>
          <w:del w:id="840" w:author="Microsoft Word" w:date="2023-11-12T23:39:00Z"/>
          <w:rFonts w:ascii="Consolas" w:eastAsia="Times New Roman" w:hAnsi="Consolas" w:cs="Times New Roman"/>
          <w:color w:val="A7DBF7"/>
          <w:kern w:val="0"/>
          <w:sz w:val="21"/>
          <w:szCs w:val="21"/>
          <w14:ligatures w14:val="none"/>
        </w:rPr>
      </w:pPr>
      <w:del w:id="84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(Tren6,Via17) into trenVia</w:delText>
        </w:r>
      </w:del>
    </w:p>
    <w:p w14:paraId="016F178A" w14:textId="77777777" w:rsidR="00F7340F" w:rsidRPr="00F7340F" w:rsidRDefault="00F7340F" w:rsidP="00F7340F">
      <w:pPr>
        <w:shd w:val="clear" w:color="auto" w:fill="011627"/>
        <w:spacing w:after="0" w:line="285" w:lineRule="atLeast"/>
        <w:rPr>
          <w:del w:id="842" w:author="Microsoft Word" w:date="2023-11-12T23:39:00Z"/>
          <w:rFonts w:ascii="Consolas" w:eastAsia="Times New Roman" w:hAnsi="Consolas" w:cs="Times New Roman"/>
          <w:color w:val="A7DBF7"/>
          <w:kern w:val="0"/>
          <w:sz w:val="21"/>
          <w:szCs w:val="21"/>
          <w14:ligatures w14:val="none"/>
        </w:rPr>
      </w:pPr>
      <w:del w:id="84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(Estacion1,Via1) from estacionViaIda</w:delText>
        </w:r>
      </w:del>
    </w:p>
    <w:p w14:paraId="1DE6B3FF" w14:textId="77777777" w:rsidR="00F7340F" w:rsidRPr="00F7340F" w:rsidRDefault="00F7340F" w:rsidP="00F7340F">
      <w:pPr>
        <w:shd w:val="clear" w:color="auto" w:fill="011627"/>
        <w:spacing w:after="0" w:line="285" w:lineRule="atLeast"/>
        <w:rPr>
          <w:del w:id="844" w:author="Microsoft Word" w:date="2023-11-12T23:39:00Z"/>
          <w:rFonts w:ascii="Consolas" w:eastAsia="Times New Roman" w:hAnsi="Consolas" w:cs="Times New Roman"/>
          <w:color w:val="A7DBF7"/>
          <w:kern w:val="0"/>
          <w:sz w:val="21"/>
          <w:szCs w:val="21"/>
          <w14:ligatures w14:val="none"/>
        </w:rPr>
      </w:pPr>
      <w:del w:id="84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(Estacion1,Via1) into estacionViaVuelta</w:delText>
        </w:r>
      </w:del>
    </w:p>
    <w:p w14:paraId="3693ED38" w14:textId="77777777" w:rsidR="00F7340F" w:rsidRPr="00F7340F" w:rsidRDefault="00F7340F" w:rsidP="00F7340F">
      <w:pPr>
        <w:shd w:val="clear" w:color="auto" w:fill="011627"/>
        <w:spacing w:after="0" w:line="285" w:lineRule="atLeast"/>
        <w:rPr>
          <w:del w:id="846" w:author="Microsoft Word" w:date="2023-11-12T23:39:00Z"/>
          <w:rFonts w:ascii="Consolas" w:eastAsia="Times New Roman" w:hAnsi="Consolas" w:cs="Times New Roman"/>
          <w:color w:val="A7DBF7"/>
          <w:kern w:val="0"/>
          <w:sz w:val="21"/>
          <w:szCs w:val="21"/>
          <w14:ligatures w14:val="none"/>
        </w:rPr>
      </w:pPr>
      <w:del w:id="84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(Estacion1,Via2) from estacionViaVuelta</w:delText>
        </w:r>
      </w:del>
    </w:p>
    <w:p w14:paraId="6400496E" w14:textId="77777777" w:rsidR="00F7340F" w:rsidRPr="00F7340F" w:rsidRDefault="00F7340F" w:rsidP="00F7340F">
      <w:pPr>
        <w:shd w:val="clear" w:color="auto" w:fill="011627"/>
        <w:spacing w:after="0" w:line="285" w:lineRule="atLeast"/>
        <w:rPr>
          <w:del w:id="848" w:author="Microsoft Word" w:date="2023-11-12T23:39:00Z"/>
          <w:rFonts w:ascii="Consolas" w:eastAsia="Times New Roman" w:hAnsi="Consolas" w:cs="Times New Roman"/>
          <w:color w:val="A7DBF7"/>
          <w:kern w:val="0"/>
          <w:sz w:val="21"/>
          <w:szCs w:val="21"/>
          <w14:ligatures w14:val="none"/>
        </w:rPr>
      </w:pPr>
      <w:del w:id="84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(Estacion1,Via2) into estacionViaIda</w:delText>
        </w:r>
      </w:del>
    </w:p>
    <w:p w14:paraId="7A0DFF70" w14:textId="77777777" w:rsidR="00F7340F" w:rsidRPr="00F7340F" w:rsidRDefault="00F7340F" w:rsidP="00F7340F">
      <w:pPr>
        <w:shd w:val="clear" w:color="auto" w:fill="011627"/>
        <w:spacing w:after="0" w:line="285" w:lineRule="atLeast"/>
        <w:rPr>
          <w:del w:id="850" w:author="Microsoft Word" w:date="2023-11-12T23:39:00Z"/>
          <w:rFonts w:ascii="Consolas" w:eastAsia="Times New Roman" w:hAnsi="Consolas" w:cs="Times New Roman"/>
          <w:color w:val="A7DBF7"/>
          <w:kern w:val="0"/>
          <w:sz w:val="21"/>
          <w:szCs w:val="21"/>
          <w14:ligatures w14:val="none"/>
        </w:rPr>
      </w:pPr>
      <w:del w:id="85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(Estacion1,Via1) from estacionViaVuelta</w:delText>
        </w:r>
      </w:del>
    </w:p>
    <w:p w14:paraId="060D5CE8" w14:textId="77777777" w:rsidR="00F7340F" w:rsidRPr="00F7340F" w:rsidRDefault="00F7340F" w:rsidP="00F7340F">
      <w:pPr>
        <w:shd w:val="clear" w:color="auto" w:fill="011627"/>
        <w:spacing w:after="0" w:line="285" w:lineRule="atLeast"/>
        <w:rPr>
          <w:del w:id="852" w:author="Microsoft Word" w:date="2023-11-12T23:39:00Z"/>
          <w:rFonts w:ascii="Consolas" w:eastAsia="Times New Roman" w:hAnsi="Consolas" w:cs="Times New Roman"/>
          <w:color w:val="A7DBF7"/>
          <w:kern w:val="0"/>
          <w:sz w:val="21"/>
          <w:szCs w:val="21"/>
          <w14:ligatures w14:val="none"/>
        </w:rPr>
      </w:pPr>
      <w:del w:id="85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(Estacion1,Via1) into estacionViaIda</w:delText>
        </w:r>
      </w:del>
    </w:p>
    <w:p w14:paraId="49B1F571" w14:textId="77777777" w:rsidR="00F7340F" w:rsidRPr="00F7340F" w:rsidRDefault="00F7340F" w:rsidP="00F7340F">
      <w:pPr>
        <w:shd w:val="clear" w:color="auto" w:fill="011627"/>
        <w:spacing w:after="0" w:line="285" w:lineRule="atLeast"/>
        <w:rPr>
          <w:del w:id="854" w:author="Microsoft Word" w:date="2023-11-12T23:39:00Z"/>
          <w:rFonts w:ascii="Consolas" w:eastAsia="Times New Roman" w:hAnsi="Consolas" w:cs="Times New Roman"/>
          <w:color w:val="A7DBF7"/>
          <w:kern w:val="0"/>
          <w:sz w:val="21"/>
          <w:szCs w:val="21"/>
          <w14:ligatures w14:val="none"/>
        </w:rPr>
      </w:pPr>
      <w:del w:id="85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(Estacion2,Via1) from estacionViaIda</w:delText>
        </w:r>
      </w:del>
    </w:p>
    <w:p w14:paraId="4B21BCA1" w14:textId="77777777" w:rsidR="00F7340F" w:rsidRPr="00F7340F" w:rsidRDefault="00F7340F" w:rsidP="00F7340F">
      <w:pPr>
        <w:shd w:val="clear" w:color="auto" w:fill="011627"/>
        <w:spacing w:after="0" w:line="285" w:lineRule="atLeast"/>
        <w:rPr>
          <w:del w:id="856" w:author="Microsoft Word" w:date="2023-11-12T23:39:00Z"/>
          <w:rFonts w:ascii="Consolas" w:eastAsia="Times New Roman" w:hAnsi="Consolas" w:cs="Times New Roman"/>
          <w:color w:val="A7DBF7"/>
          <w:kern w:val="0"/>
          <w:sz w:val="21"/>
          <w:szCs w:val="21"/>
          <w14:ligatures w14:val="none"/>
        </w:rPr>
      </w:pPr>
      <w:del w:id="85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(Estacion2,Via1) into estacionViaVuelta</w:delText>
        </w:r>
      </w:del>
    </w:p>
    <w:p w14:paraId="684E3863" w14:textId="77777777" w:rsidR="00F7340F" w:rsidRPr="00F7340F" w:rsidRDefault="00F7340F" w:rsidP="00F7340F">
      <w:pPr>
        <w:shd w:val="clear" w:color="auto" w:fill="011627"/>
        <w:spacing w:after="0" w:line="285" w:lineRule="atLeast"/>
        <w:rPr>
          <w:del w:id="858" w:author="Microsoft Word" w:date="2023-11-12T23:39:00Z"/>
          <w:rFonts w:ascii="Consolas" w:eastAsia="Times New Roman" w:hAnsi="Consolas" w:cs="Times New Roman"/>
          <w:color w:val="A7DBF7"/>
          <w:kern w:val="0"/>
          <w:sz w:val="21"/>
          <w:szCs w:val="21"/>
          <w14:ligatures w14:val="none"/>
        </w:rPr>
      </w:pPr>
      <w:del w:id="85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(Estacion1,Via2) from estacionViaIda</w:delText>
        </w:r>
      </w:del>
    </w:p>
    <w:p w14:paraId="1BD62E3F" w14:textId="77777777" w:rsidR="00F7340F" w:rsidRPr="00F7340F" w:rsidRDefault="00F7340F" w:rsidP="00F7340F">
      <w:pPr>
        <w:shd w:val="clear" w:color="auto" w:fill="011627"/>
        <w:spacing w:after="0" w:line="285" w:lineRule="atLeast"/>
        <w:rPr>
          <w:del w:id="860" w:author="Microsoft Word" w:date="2023-11-12T23:39:00Z"/>
          <w:rFonts w:ascii="Consolas" w:eastAsia="Times New Roman" w:hAnsi="Consolas" w:cs="Times New Roman"/>
          <w:color w:val="A7DBF7"/>
          <w:kern w:val="0"/>
          <w:sz w:val="21"/>
          <w:szCs w:val="21"/>
          <w14:ligatures w14:val="none"/>
        </w:rPr>
      </w:pPr>
      <w:del w:id="86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(Estacion1,Via2) into estacionViaVuelta</w:delText>
        </w:r>
      </w:del>
    </w:p>
    <w:p w14:paraId="02B8D92B" w14:textId="77777777" w:rsidR="00F7340F" w:rsidRPr="00F7340F" w:rsidRDefault="00F7340F" w:rsidP="00F7340F">
      <w:pPr>
        <w:shd w:val="clear" w:color="auto" w:fill="011627"/>
        <w:spacing w:after="0" w:line="285" w:lineRule="atLeast"/>
        <w:rPr>
          <w:del w:id="862" w:author="Microsoft Word" w:date="2023-11-12T23:39:00Z"/>
          <w:rFonts w:ascii="Consolas" w:eastAsia="Times New Roman" w:hAnsi="Consolas" w:cs="Times New Roman"/>
          <w:color w:val="A7DBF7"/>
          <w:kern w:val="0"/>
          <w:sz w:val="21"/>
          <w:szCs w:val="21"/>
          <w14:ligatures w14:val="none"/>
        </w:rPr>
      </w:pPr>
      <w:del w:id="86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(Estacion2,Via2) from estacionViaVuelta</w:delText>
        </w:r>
      </w:del>
    </w:p>
    <w:p w14:paraId="086FF588" w14:textId="77777777" w:rsidR="00F7340F" w:rsidRPr="00F7340F" w:rsidRDefault="00F7340F" w:rsidP="00F7340F">
      <w:pPr>
        <w:shd w:val="clear" w:color="auto" w:fill="011627"/>
        <w:spacing w:after="0" w:line="285" w:lineRule="atLeast"/>
        <w:rPr>
          <w:del w:id="864" w:author="Microsoft Word" w:date="2023-11-12T23:39:00Z"/>
          <w:rFonts w:ascii="Consolas" w:eastAsia="Times New Roman" w:hAnsi="Consolas" w:cs="Times New Roman"/>
          <w:color w:val="A7DBF7"/>
          <w:kern w:val="0"/>
          <w:sz w:val="21"/>
          <w:szCs w:val="21"/>
          <w14:ligatures w14:val="none"/>
        </w:rPr>
      </w:pPr>
      <w:del w:id="86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(Estacion2,Via2) into estacionViaIda</w:delText>
        </w:r>
      </w:del>
    </w:p>
    <w:p w14:paraId="4A2B0AA5" w14:textId="77777777" w:rsidR="00F7340F" w:rsidRPr="00F7340F" w:rsidRDefault="00F7340F" w:rsidP="00F7340F">
      <w:pPr>
        <w:shd w:val="clear" w:color="auto" w:fill="011627"/>
        <w:spacing w:after="0" w:line="285" w:lineRule="atLeast"/>
        <w:rPr>
          <w:del w:id="866" w:author="Microsoft Word" w:date="2023-11-12T23:39:00Z"/>
          <w:rFonts w:ascii="Consolas" w:eastAsia="Times New Roman" w:hAnsi="Consolas" w:cs="Times New Roman"/>
          <w:color w:val="A7DBF7"/>
          <w:kern w:val="0"/>
          <w:sz w:val="21"/>
          <w:szCs w:val="21"/>
          <w14:ligatures w14:val="none"/>
        </w:rPr>
      </w:pPr>
      <w:del w:id="86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(Estacion6,Via3) from estacionViaIda</w:delText>
        </w:r>
      </w:del>
    </w:p>
    <w:p w14:paraId="70443B2A" w14:textId="77777777" w:rsidR="00F7340F" w:rsidRPr="00F7340F" w:rsidRDefault="00F7340F" w:rsidP="00F7340F">
      <w:pPr>
        <w:shd w:val="clear" w:color="auto" w:fill="011627"/>
        <w:spacing w:after="0" w:line="285" w:lineRule="atLeast"/>
        <w:rPr>
          <w:del w:id="868" w:author="Microsoft Word" w:date="2023-11-12T23:39:00Z"/>
          <w:rFonts w:ascii="Consolas" w:eastAsia="Times New Roman" w:hAnsi="Consolas" w:cs="Times New Roman"/>
          <w:color w:val="A7DBF7"/>
          <w:kern w:val="0"/>
          <w:sz w:val="21"/>
          <w:szCs w:val="21"/>
          <w14:ligatures w14:val="none"/>
        </w:rPr>
      </w:pPr>
      <w:del w:id="86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(Estacion6,Via3) into estacionViaVuelta</w:delText>
        </w:r>
      </w:del>
    </w:p>
    <w:p w14:paraId="049EA602" w14:textId="77777777" w:rsidR="00F7340F" w:rsidRPr="00F7340F" w:rsidRDefault="00F7340F" w:rsidP="00F7340F">
      <w:pPr>
        <w:shd w:val="clear" w:color="auto" w:fill="011627"/>
        <w:spacing w:after="0" w:line="285" w:lineRule="atLeast"/>
        <w:rPr>
          <w:del w:id="870" w:author="Microsoft Word" w:date="2023-11-12T23:39:00Z"/>
          <w:rFonts w:ascii="Consolas" w:eastAsia="Times New Roman" w:hAnsi="Consolas" w:cs="Times New Roman"/>
          <w:color w:val="A7DBF7"/>
          <w:kern w:val="0"/>
          <w:sz w:val="21"/>
          <w:szCs w:val="21"/>
          <w14:ligatures w14:val="none"/>
        </w:rPr>
      </w:pPr>
      <w:del w:id="87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(Estacion6,Via4) from estacionViaVuelta</w:delText>
        </w:r>
      </w:del>
    </w:p>
    <w:p w14:paraId="555355FE" w14:textId="77777777" w:rsidR="00F7340F" w:rsidRPr="00F7340F" w:rsidRDefault="00F7340F" w:rsidP="00F7340F">
      <w:pPr>
        <w:shd w:val="clear" w:color="auto" w:fill="011627"/>
        <w:spacing w:after="0" w:line="285" w:lineRule="atLeast"/>
        <w:rPr>
          <w:del w:id="872" w:author="Microsoft Word" w:date="2023-11-12T23:39:00Z"/>
          <w:rFonts w:ascii="Consolas" w:eastAsia="Times New Roman" w:hAnsi="Consolas" w:cs="Times New Roman"/>
          <w:color w:val="A7DBF7"/>
          <w:kern w:val="0"/>
          <w:sz w:val="21"/>
          <w:szCs w:val="21"/>
          <w14:ligatures w14:val="none"/>
        </w:rPr>
      </w:pPr>
      <w:del w:id="87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(Estacion6,Via4) into estacionViaIda</w:delText>
        </w:r>
      </w:del>
    </w:p>
    <w:p w14:paraId="7916E51C" w14:textId="77777777" w:rsidR="00F7340F" w:rsidRPr="00F7340F" w:rsidRDefault="00F7340F" w:rsidP="00F7340F">
      <w:pPr>
        <w:shd w:val="clear" w:color="auto" w:fill="011627"/>
        <w:spacing w:after="0" w:line="285" w:lineRule="atLeast"/>
        <w:rPr>
          <w:del w:id="874" w:author="Microsoft Word" w:date="2023-11-12T23:39:00Z"/>
          <w:rFonts w:ascii="Consolas" w:eastAsia="Times New Roman" w:hAnsi="Consolas" w:cs="Times New Roman"/>
          <w:color w:val="A7DBF7"/>
          <w:kern w:val="0"/>
          <w:sz w:val="21"/>
          <w:szCs w:val="21"/>
          <w14:ligatures w14:val="none"/>
        </w:rPr>
      </w:pPr>
      <w:del w:id="87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(Estacion7,Via5) from estacionViaIda</w:delText>
        </w:r>
      </w:del>
    </w:p>
    <w:p w14:paraId="7E605C54" w14:textId="77777777" w:rsidR="00F7340F" w:rsidRPr="00F7340F" w:rsidRDefault="00F7340F" w:rsidP="00F7340F">
      <w:pPr>
        <w:shd w:val="clear" w:color="auto" w:fill="011627"/>
        <w:spacing w:after="0" w:line="285" w:lineRule="atLeast"/>
        <w:rPr>
          <w:del w:id="876" w:author="Microsoft Word" w:date="2023-11-12T23:39:00Z"/>
          <w:rFonts w:ascii="Consolas" w:eastAsia="Times New Roman" w:hAnsi="Consolas" w:cs="Times New Roman"/>
          <w:color w:val="A7DBF7"/>
          <w:kern w:val="0"/>
          <w:sz w:val="21"/>
          <w:szCs w:val="21"/>
          <w14:ligatures w14:val="none"/>
        </w:rPr>
      </w:pPr>
      <w:del w:id="87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(Estacion7,Via5) into estacionViaVuelta</w:delText>
        </w:r>
      </w:del>
    </w:p>
    <w:p w14:paraId="51C2F7C7" w14:textId="77777777" w:rsidR="00F7340F" w:rsidRPr="00F7340F" w:rsidRDefault="00F7340F" w:rsidP="00F7340F">
      <w:pPr>
        <w:shd w:val="clear" w:color="auto" w:fill="011627"/>
        <w:spacing w:after="0" w:line="285" w:lineRule="atLeast"/>
        <w:rPr>
          <w:del w:id="878" w:author="Microsoft Word" w:date="2023-11-12T23:39:00Z"/>
          <w:rFonts w:ascii="Consolas" w:eastAsia="Times New Roman" w:hAnsi="Consolas" w:cs="Times New Roman"/>
          <w:color w:val="A7DBF7"/>
          <w:kern w:val="0"/>
          <w:sz w:val="21"/>
          <w:szCs w:val="21"/>
          <w14:ligatures w14:val="none"/>
        </w:rPr>
      </w:pPr>
      <w:del w:id="87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(Estacion6,Via6) from estacionViaIda</w:delText>
        </w:r>
      </w:del>
    </w:p>
    <w:p w14:paraId="3FA87179" w14:textId="77777777" w:rsidR="00F7340F" w:rsidRPr="00F7340F" w:rsidRDefault="00F7340F" w:rsidP="00F7340F">
      <w:pPr>
        <w:shd w:val="clear" w:color="auto" w:fill="011627"/>
        <w:spacing w:after="0" w:line="285" w:lineRule="atLeast"/>
        <w:rPr>
          <w:del w:id="880" w:author="Microsoft Word" w:date="2023-11-12T23:39:00Z"/>
          <w:rFonts w:ascii="Consolas" w:eastAsia="Times New Roman" w:hAnsi="Consolas" w:cs="Times New Roman"/>
          <w:color w:val="A7DBF7"/>
          <w:kern w:val="0"/>
          <w:sz w:val="21"/>
          <w:szCs w:val="21"/>
          <w14:ligatures w14:val="none"/>
        </w:rPr>
      </w:pPr>
      <w:del w:id="88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(Estacion6,Via6) into estacionViaVuelta</w:delText>
        </w:r>
      </w:del>
    </w:p>
    <w:p w14:paraId="3C16032D" w14:textId="77777777" w:rsidR="00F7340F" w:rsidRPr="00F7340F" w:rsidRDefault="00F7340F" w:rsidP="00F7340F">
      <w:pPr>
        <w:shd w:val="clear" w:color="auto" w:fill="011627"/>
        <w:spacing w:after="0" w:line="285" w:lineRule="atLeast"/>
        <w:rPr>
          <w:del w:id="882" w:author="Microsoft Word" w:date="2023-11-12T23:39:00Z"/>
          <w:rFonts w:ascii="Consolas" w:eastAsia="Times New Roman" w:hAnsi="Consolas" w:cs="Times New Roman"/>
          <w:color w:val="A7DBF7"/>
          <w:kern w:val="0"/>
          <w:sz w:val="21"/>
          <w:szCs w:val="21"/>
          <w14:ligatures w14:val="none"/>
        </w:rPr>
      </w:pPr>
      <w:del w:id="88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(Estacion7,Via6) from estacionViaVuelta</w:delText>
        </w:r>
      </w:del>
    </w:p>
    <w:p w14:paraId="3384B57B" w14:textId="77777777" w:rsidR="00F7340F" w:rsidRPr="00F7340F" w:rsidRDefault="00F7340F" w:rsidP="00F7340F">
      <w:pPr>
        <w:shd w:val="clear" w:color="auto" w:fill="011627"/>
        <w:spacing w:after="0" w:line="285" w:lineRule="atLeast"/>
        <w:rPr>
          <w:del w:id="884" w:author="Microsoft Word" w:date="2023-11-12T23:39:00Z"/>
          <w:rFonts w:ascii="Consolas" w:eastAsia="Times New Roman" w:hAnsi="Consolas" w:cs="Times New Roman"/>
          <w:color w:val="A7DBF7"/>
          <w:kern w:val="0"/>
          <w:sz w:val="21"/>
          <w:szCs w:val="21"/>
          <w14:ligatures w14:val="none"/>
        </w:rPr>
      </w:pPr>
      <w:del w:id="88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(Estacion7,Via6) into estacionViaIda</w:delText>
        </w:r>
      </w:del>
    </w:p>
    <w:p w14:paraId="05330B40" w14:textId="77777777" w:rsidR="00F7340F" w:rsidRPr="00F7340F" w:rsidRDefault="00F7340F" w:rsidP="00F7340F">
      <w:pPr>
        <w:shd w:val="clear" w:color="auto" w:fill="011627"/>
        <w:spacing w:after="0" w:line="285" w:lineRule="atLeast"/>
        <w:rPr>
          <w:del w:id="886" w:author="Microsoft Word" w:date="2023-11-12T23:39:00Z"/>
          <w:rFonts w:ascii="Consolas" w:eastAsia="Times New Roman" w:hAnsi="Consolas" w:cs="Times New Roman"/>
          <w:color w:val="A7DBF7"/>
          <w:kern w:val="0"/>
          <w:sz w:val="21"/>
          <w:szCs w:val="21"/>
          <w14:ligatures w14:val="none"/>
        </w:rPr>
      </w:pPr>
      <w:del w:id="88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(Estacion4,Via13) from estacionViaIda</w:delText>
        </w:r>
      </w:del>
    </w:p>
    <w:p w14:paraId="12434861" w14:textId="77777777" w:rsidR="00F7340F" w:rsidRPr="00F7340F" w:rsidRDefault="00F7340F" w:rsidP="00F7340F">
      <w:pPr>
        <w:shd w:val="clear" w:color="auto" w:fill="011627"/>
        <w:spacing w:after="0" w:line="285" w:lineRule="atLeast"/>
        <w:rPr>
          <w:del w:id="888" w:author="Microsoft Word" w:date="2023-11-12T23:39:00Z"/>
          <w:rFonts w:ascii="Consolas" w:eastAsia="Times New Roman" w:hAnsi="Consolas" w:cs="Times New Roman"/>
          <w:color w:val="A7DBF7"/>
          <w:kern w:val="0"/>
          <w:sz w:val="21"/>
          <w:szCs w:val="21"/>
          <w14:ligatures w14:val="none"/>
        </w:rPr>
      </w:pPr>
      <w:del w:id="88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(Estacion4,Via13) into estacionViaVuelta</w:delText>
        </w:r>
      </w:del>
    </w:p>
    <w:p w14:paraId="3A3C7892" w14:textId="77777777" w:rsidR="00F7340F" w:rsidRPr="00F7340F" w:rsidRDefault="00F7340F" w:rsidP="00F7340F">
      <w:pPr>
        <w:shd w:val="clear" w:color="auto" w:fill="011627"/>
        <w:spacing w:after="0" w:line="285" w:lineRule="atLeast"/>
        <w:rPr>
          <w:del w:id="890" w:author="Microsoft Word" w:date="2023-11-12T23:39:00Z"/>
          <w:rFonts w:ascii="Consolas" w:eastAsia="Times New Roman" w:hAnsi="Consolas" w:cs="Times New Roman"/>
          <w:color w:val="A7DBF7"/>
          <w:kern w:val="0"/>
          <w:sz w:val="21"/>
          <w:szCs w:val="21"/>
          <w14:ligatures w14:val="none"/>
        </w:rPr>
      </w:pPr>
      <w:del w:id="89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(Estacion4,Via14) from estacionViaVuelta</w:delText>
        </w:r>
      </w:del>
    </w:p>
    <w:p w14:paraId="3CEA4FE2" w14:textId="77777777" w:rsidR="00F7340F" w:rsidRPr="00F7340F" w:rsidRDefault="00F7340F" w:rsidP="00F7340F">
      <w:pPr>
        <w:shd w:val="clear" w:color="auto" w:fill="011627"/>
        <w:spacing w:after="0" w:line="285" w:lineRule="atLeast"/>
        <w:rPr>
          <w:del w:id="892" w:author="Microsoft Word" w:date="2023-11-12T23:39:00Z"/>
          <w:rFonts w:ascii="Consolas" w:eastAsia="Times New Roman" w:hAnsi="Consolas" w:cs="Times New Roman"/>
          <w:color w:val="A7DBF7"/>
          <w:kern w:val="0"/>
          <w:sz w:val="21"/>
          <w:szCs w:val="21"/>
          <w14:ligatures w14:val="none"/>
        </w:rPr>
      </w:pPr>
      <w:del w:id="89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(Estacion4,Via14) into estacionViaIda</w:delText>
        </w:r>
      </w:del>
    </w:p>
    <w:p w14:paraId="04075896" w14:textId="77777777" w:rsidR="00F7340F" w:rsidRPr="00F7340F" w:rsidRDefault="00F7340F" w:rsidP="00F7340F">
      <w:pPr>
        <w:shd w:val="clear" w:color="auto" w:fill="011627"/>
        <w:spacing w:after="0" w:line="285" w:lineRule="atLeast"/>
        <w:rPr>
          <w:del w:id="894" w:author="Microsoft Word" w:date="2023-11-12T23:39:00Z"/>
          <w:rFonts w:ascii="Consolas" w:eastAsia="Times New Roman" w:hAnsi="Consolas" w:cs="Times New Roman"/>
          <w:color w:val="A7DBF7"/>
          <w:kern w:val="0"/>
          <w:sz w:val="21"/>
          <w:szCs w:val="21"/>
          <w14:ligatures w14:val="none"/>
        </w:rPr>
      </w:pPr>
      <w:del w:id="89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(Estacion5,Via9) from estacionViaIda</w:delText>
        </w:r>
      </w:del>
    </w:p>
    <w:p w14:paraId="28DE30E9" w14:textId="77777777" w:rsidR="00F7340F" w:rsidRPr="00F7340F" w:rsidRDefault="00F7340F" w:rsidP="00F7340F">
      <w:pPr>
        <w:shd w:val="clear" w:color="auto" w:fill="011627"/>
        <w:spacing w:after="0" w:line="285" w:lineRule="atLeast"/>
        <w:rPr>
          <w:del w:id="896" w:author="Microsoft Word" w:date="2023-11-12T23:39:00Z"/>
          <w:rFonts w:ascii="Consolas" w:eastAsia="Times New Roman" w:hAnsi="Consolas" w:cs="Times New Roman"/>
          <w:color w:val="A7DBF7"/>
          <w:kern w:val="0"/>
          <w:sz w:val="21"/>
          <w:szCs w:val="21"/>
          <w14:ligatures w14:val="none"/>
        </w:rPr>
      </w:pPr>
      <w:del w:id="89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(Estacion5,Via9) into estacionViaVuelta</w:delText>
        </w:r>
      </w:del>
    </w:p>
    <w:p w14:paraId="6F0719E2" w14:textId="77777777" w:rsidR="00F7340F" w:rsidRPr="00F7340F" w:rsidRDefault="00F7340F" w:rsidP="00F7340F">
      <w:pPr>
        <w:shd w:val="clear" w:color="auto" w:fill="011627"/>
        <w:spacing w:after="0" w:line="285" w:lineRule="atLeast"/>
        <w:rPr>
          <w:del w:id="898" w:author="Microsoft Word" w:date="2023-11-12T23:39:00Z"/>
          <w:rFonts w:ascii="Consolas" w:eastAsia="Times New Roman" w:hAnsi="Consolas" w:cs="Times New Roman"/>
          <w:color w:val="A7DBF7"/>
          <w:kern w:val="0"/>
          <w:sz w:val="21"/>
          <w:szCs w:val="21"/>
          <w14:ligatures w14:val="none"/>
        </w:rPr>
      </w:pPr>
      <w:del w:id="89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(Estacion5,Via10) from estacionViaVuelta</w:delText>
        </w:r>
      </w:del>
    </w:p>
    <w:p w14:paraId="7E78D8A0" w14:textId="77777777" w:rsidR="00F7340F" w:rsidRPr="00F7340F" w:rsidRDefault="00F7340F" w:rsidP="00F7340F">
      <w:pPr>
        <w:shd w:val="clear" w:color="auto" w:fill="011627"/>
        <w:spacing w:after="0" w:line="285" w:lineRule="atLeast"/>
        <w:rPr>
          <w:del w:id="900" w:author="Microsoft Word" w:date="2023-11-12T23:39:00Z"/>
          <w:rFonts w:ascii="Consolas" w:eastAsia="Times New Roman" w:hAnsi="Consolas" w:cs="Times New Roman"/>
          <w:color w:val="A7DBF7"/>
          <w:kern w:val="0"/>
          <w:sz w:val="21"/>
          <w:szCs w:val="21"/>
          <w14:ligatures w14:val="none"/>
        </w:rPr>
      </w:pPr>
      <w:del w:id="90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(Estacion5,Via10) into estacionViaIda</w:delText>
        </w:r>
      </w:del>
    </w:p>
    <w:p w14:paraId="7D1B771F" w14:textId="77777777" w:rsidR="00F7340F" w:rsidRPr="00F7340F" w:rsidRDefault="00F7340F" w:rsidP="00F7340F">
      <w:pPr>
        <w:shd w:val="clear" w:color="auto" w:fill="011627"/>
        <w:spacing w:after="0" w:line="285" w:lineRule="atLeast"/>
        <w:rPr>
          <w:del w:id="902" w:author="Microsoft Word" w:date="2023-11-12T23:39:00Z"/>
          <w:rFonts w:ascii="Consolas" w:eastAsia="Times New Roman" w:hAnsi="Consolas" w:cs="Times New Roman"/>
          <w:color w:val="A7DBF7"/>
          <w:kern w:val="0"/>
          <w:sz w:val="21"/>
          <w:szCs w:val="21"/>
          <w14:ligatures w14:val="none"/>
        </w:rPr>
      </w:pPr>
      <w:del w:id="90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(Estacion5,Via18) from estacionViaIda</w:delText>
        </w:r>
      </w:del>
    </w:p>
    <w:p w14:paraId="21B5C9FD" w14:textId="77777777" w:rsidR="00F7340F" w:rsidRPr="00F7340F" w:rsidRDefault="00F7340F" w:rsidP="00F7340F">
      <w:pPr>
        <w:shd w:val="clear" w:color="auto" w:fill="011627"/>
        <w:spacing w:after="0" w:line="285" w:lineRule="atLeast"/>
        <w:rPr>
          <w:del w:id="904" w:author="Microsoft Word" w:date="2023-11-12T23:39:00Z"/>
          <w:rFonts w:ascii="Consolas" w:eastAsia="Times New Roman" w:hAnsi="Consolas" w:cs="Times New Roman"/>
          <w:color w:val="A7DBF7"/>
          <w:kern w:val="0"/>
          <w:sz w:val="21"/>
          <w:szCs w:val="21"/>
          <w14:ligatures w14:val="none"/>
        </w:rPr>
      </w:pPr>
      <w:del w:id="90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(Estacion5,Via18) into estacionViaVuelta</w:delText>
        </w:r>
      </w:del>
    </w:p>
    <w:p w14:paraId="5612ADC6" w14:textId="77777777" w:rsidR="00F7340F" w:rsidRPr="00F7340F" w:rsidRDefault="00F7340F" w:rsidP="00F7340F">
      <w:pPr>
        <w:shd w:val="clear" w:color="auto" w:fill="011627"/>
        <w:spacing w:after="0" w:line="285" w:lineRule="atLeast"/>
        <w:rPr>
          <w:del w:id="906" w:author="Microsoft Word" w:date="2023-11-12T23:39:00Z"/>
          <w:rFonts w:ascii="Consolas" w:eastAsia="Times New Roman" w:hAnsi="Consolas" w:cs="Times New Roman"/>
          <w:color w:val="A7DBF7"/>
          <w:kern w:val="0"/>
          <w:sz w:val="21"/>
          <w:szCs w:val="21"/>
          <w14:ligatures w14:val="none"/>
        </w:rPr>
      </w:pPr>
      <w:del w:id="90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(Estacion5,Via17) from estacionViaVuelta</w:delText>
        </w:r>
      </w:del>
    </w:p>
    <w:p w14:paraId="25A16DFB" w14:textId="77777777" w:rsidR="00F7340F" w:rsidRPr="00F7340F" w:rsidRDefault="00F7340F" w:rsidP="00F7340F">
      <w:pPr>
        <w:shd w:val="clear" w:color="auto" w:fill="011627"/>
        <w:spacing w:after="0" w:line="285" w:lineRule="atLeast"/>
        <w:rPr>
          <w:del w:id="908" w:author="Microsoft Word" w:date="2023-11-12T23:39:00Z"/>
          <w:rFonts w:ascii="Consolas" w:eastAsia="Times New Roman" w:hAnsi="Consolas" w:cs="Times New Roman"/>
          <w:color w:val="A7DBF7"/>
          <w:kern w:val="0"/>
          <w:sz w:val="21"/>
          <w:szCs w:val="21"/>
          <w14:ligatures w14:val="none"/>
        </w:rPr>
      </w:pPr>
      <w:del w:id="90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(Estacion5,Via17) into estacionViaIda</w:delText>
        </w:r>
      </w:del>
    </w:p>
    <w:p w14:paraId="3D0502FC" w14:textId="77777777" w:rsidR="00F7340F" w:rsidRPr="00F7340F" w:rsidRDefault="00F7340F" w:rsidP="00F7340F">
      <w:pPr>
        <w:shd w:val="clear" w:color="auto" w:fill="011627"/>
        <w:spacing w:after="0" w:line="285" w:lineRule="atLeast"/>
        <w:rPr>
          <w:del w:id="910" w:author="Microsoft Word" w:date="2023-11-12T23:39:00Z"/>
          <w:rFonts w:ascii="Consolas" w:eastAsia="Times New Roman" w:hAnsi="Consolas" w:cs="Times New Roman"/>
          <w:color w:val="A7DBF7"/>
          <w:kern w:val="0"/>
          <w:sz w:val="21"/>
          <w:szCs w:val="21"/>
          <w14:ligatures w14:val="none"/>
        </w:rPr>
      </w:pPr>
      <w:del w:id="91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(Estacion3,Via11) from estacionViaIda</w:delText>
        </w:r>
      </w:del>
    </w:p>
    <w:p w14:paraId="04505E5C" w14:textId="77777777" w:rsidR="00F7340F" w:rsidRPr="00F7340F" w:rsidRDefault="00F7340F" w:rsidP="00F7340F">
      <w:pPr>
        <w:shd w:val="clear" w:color="auto" w:fill="011627"/>
        <w:spacing w:after="0" w:line="285" w:lineRule="atLeast"/>
        <w:rPr>
          <w:del w:id="912" w:author="Microsoft Word" w:date="2023-11-12T23:39:00Z"/>
          <w:rFonts w:ascii="Consolas" w:eastAsia="Times New Roman" w:hAnsi="Consolas" w:cs="Times New Roman"/>
          <w:color w:val="A7DBF7"/>
          <w:kern w:val="0"/>
          <w:sz w:val="21"/>
          <w:szCs w:val="21"/>
          <w14:ligatures w14:val="none"/>
        </w:rPr>
      </w:pPr>
      <w:del w:id="91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(Estacion3,Via11) into estacionViaVuelta</w:delText>
        </w:r>
      </w:del>
    </w:p>
    <w:p w14:paraId="1A40969D" w14:textId="77777777" w:rsidR="00F7340F" w:rsidRPr="00F7340F" w:rsidRDefault="00F7340F" w:rsidP="00F7340F">
      <w:pPr>
        <w:shd w:val="clear" w:color="auto" w:fill="011627"/>
        <w:spacing w:after="0" w:line="285" w:lineRule="atLeast"/>
        <w:rPr>
          <w:del w:id="914" w:author="Microsoft Word" w:date="2023-11-12T23:39:00Z"/>
          <w:rFonts w:ascii="Consolas" w:eastAsia="Times New Roman" w:hAnsi="Consolas" w:cs="Times New Roman"/>
          <w:color w:val="A7DBF7"/>
          <w:kern w:val="0"/>
          <w:sz w:val="21"/>
          <w:szCs w:val="21"/>
          <w14:ligatures w14:val="none"/>
        </w:rPr>
      </w:pPr>
      <w:del w:id="91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(Estacion3,Via12) from estacionViaVuelta</w:delText>
        </w:r>
      </w:del>
    </w:p>
    <w:p w14:paraId="3ADEB870" w14:textId="77777777" w:rsidR="00F7340F" w:rsidRPr="00F7340F" w:rsidRDefault="00F7340F" w:rsidP="00F7340F">
      <w:pPr>
        <w:shd w:val="clear" w:color="auto" w:fill="011627"/>
        <w:spacing w:after="0" w:line="285" w:lineRule="atLeast"/>
        <w:rPr>
          <w:del w:id="916" w:author="Microsoft Word" w:date="2023-11-12T23:39:00Z"/>
          <w:rFonts w:ascii="Consolas" w:eastAsia="Times New Roman" w:hAnsi="Consolas" w:cs="Times New Roman"/>
          <w:color w:val="A7DBF7"/>
          <w:kern w:val="0"/>
          <w:sz w:val="21"/>
          <w:szCs w:val="21"/>
          <w14:ligatures w14:val="none"/>
        </w:rPr>
      </w:pPr>
      <w:del w:id="91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(Estacion3,Via12) into estacionViaIda</w:delText>
        </w:r>
      </w:del>
    </w:p>
    <w:p w14:paraId="0D566B65" w14:textId="77777777" w:rsidR="00F7340F" w:rsidRPr="00F7340F" w:rsidRDefault="00F7340F" w:rsidP="00F7340F">
      <w:pPr>
        <w:shd w:val="clear" w:color="auto" w:fill="011627"/>
        <w:spacing w:after="0" w:line="285" w:lineRule="atLeast"/>
        <w:rPr>
          <w:del w:id="918" w:author="Microsoft Word" w:date="2023-11-12T23:39:00Z"/>
          <w:rFonts w:ascii="Consolas" w:eastAsia="Times New Roman" w:hAnsi="Consolas" w:cs="Times New Roman"/>
          <w:color w:val="A7DBF7"/>
          <w:kern w:val="0"/>
          <w:sz w:val="21"/>
          <w:szCs w:val="21"/>
          <w14:ligatures w14:val="none"/>
        </w:rPr>
      </w:pPr>
      <w:del w:id="919"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(Estacion4,Via15) from estacionViaIda</w:delText>
        </w:r>
      </w:del>
    </w:p>
    <w:p w14:paraId="4762B8D7" w14:textId="77777777" w:rsidR="00F7340F" w:rsidRPr="00F7340F" w:rsidRDefault="00F7340F" w:rsidP="00F7340F">
      <w:pPr>
        <w:shd w:val="clear" w:color="auto" w:fill="011627"/>
        <w:spacing w:after="0" w:line="285" w:lineRule="atLeast"/>
        <w:rPr>
          <w:del w:id="920" w:author="Microsoft Word" w:date="2023-11-12T23:39:00Z"/>
          <w:rFonts w:ascii="Consolas" w:eastAsia="Times New Roman" w:hAnsi="Consolas" w:cs="Times New Roman"/>
          <w:color w:val="A7DBF7"/>
          <w:kern w:val="0"/>
          <w:sz w:val="21"/>
          <w:szCs w:val="21"/>
          <w14:ligatures w14:val="none"/>
        </w:rPr>
      </w:pPr>
      <w:del w:id="921"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(Estacion4,Via15) into estacionViaVuelta</w:delText>
        </w:r>
      </w:del>
    </w:p>
    <w:p w14:paraId="3159DDF5" w14:textId="77777777" w:rsidR="00F7340F" w:rsidRPr="00F7340F" w:rsidRDefault="00F7340F" w:rsidP="00F7340F">
      <w:pPr>
        <w:shd w:val="clear" w:color="auto" w:fill="011627"/>
        <w:spacing w:after="0" w:line="285" w:lineRule="atLeast"/>
        <w:rPr>
          <w:del w:id="922" w:author="Microsoft Word" w:date="2023-11-12T23:39:00Z"/>
          <w:rFonts w:ascii="Consolas" w:eastAsia="Times New Roman" w:hAnsi="Consolas" w:cs="Times New Roman"/>
          <w:color w:val="A7DBF7"/>
          <w:kern w:val="0"/>
          <w:sz w:val="21"/>
          <w:szCs w:val="21"/>
          <w14:ligatures w14:val="none"/>
        </w:rPr>
      </w:pPr>
      <w:del w:id="923"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(Estacion4,Via16) from estacionViaVuelta</w:delText>
        </w:r>
      </w:del>
    </w:p>
    <w:p w14:paraId="5FA4CF47" w14:textId="77777777" w:rsidR="00F7340F" w:rsidRPr="00F7340F" w:rsidRDefault="00F7340F" w:rsidP="00F7340F">
      <w:pPr>
        <w:shd w:val="clear" w:color="auto" w:fill="011627"/>
        <w:spacing w:after="0" w:line="285" w:lineRule="atLeast"/>
        <w:rPr>
          <w:del w:id="924" w:author="Microsoft Word" w:date="2023-11-12T23:39:00Z"/>
          <w:rFonts w:ascii="Consolas" w:eastAsia="Times New Roman" w:hAnsi="Consolas" w:cs="Times New Roman"/>
          <w:color w:val="A7DBF7"/>
          <w:kern w:val="0"/>
          <w:sz w:val="21"/>
          <w:szCs w:val="21"/>
          <w14:ligatures w14:val="none"/>
        </w:rPr>
      </w:pPr>
      <w:del w:id="925"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insert</w:delText>
        </w:r>
        <w:r w:rsidRPr="00F7340F">
          <w:rPr>
            <w:rFonts w:ascii="Consolas" w:eastAsia="Times New Roman" w:hAnsi="Consolas" w:cs="Times New Roman"/>
            <w:color w:val="A7DBF7"/>
            <w:kern w:val="0"/>
            <w:sz w:val="21"/>
            <w:szCs w:val="21"/>
            <w14:ligatures w14:val="none"/>
          </w:rPr>
          <w:delText xml:space="preserve"> (Estacion4,Via16) into estacionViaIda</w:delText>
        </w:r>
      </w:del>
    </w:p>
    <w:p w14:paraId="50B0B760" w14:textId="77777777" w:rsidR="00F7340F" w:rsidRPr="00F7340F" w:rsidRDefault="00F7340F" w:rsidP="00F7340F">
      <w:pPr>
        <w:shd w:val="clear" w:color="auto" w:fill="011627"/>
        <w:spacing w:after="0" w:line="285" w:lineRule="atLeast"/>
        <w:rPr>
          <w:del w:id="926" w:author="Microsoft Word" w:date="2023-11-12T23:39:00Z"/>
          <w:rFonts w:ascii="Consolas" w:eastAsia="Times New Roman" w:hAnsi="Consolas" w:cs="Times New Roman"/>
          <w:color w:val="A7DBF7"/>
          <w:kern w:val="0"/>
          <w:sz w:val="21"/>
          <w:szCs w:val="21"/>
          <w14:ligatures w14:val="none"/>
        </w:rPr>
      </w:pPr>
      <w:del w:id="927" w:author="Microsoft Word" w:date="2023-11-12T23:39:00Z">
        <w:r w:rsidRPr="00F7340F">
          <w:rPr>
            <w:rFonts w:ascii="Consolas" w:eastAsia="Times New Roman" w:hAnsi="Consolas" w:cs="Times New Roman"/>
            <w:i/>
            <w:iCs/>
            <w:color w:val="00BFF9"/>
            <w:kern w:val="0"/>
            <w:sz w:val="21"/>
            <w:szCs w:val="21"/>
            <w14:ligatures w14:val="none"/>
          </w:rPr>
          <w:delText>!</w:delText>
        </w:r>
        <w:r w:rsidRPr="00F7340F">
          <w:rPr>
            <w:rFonts w:ascii="Consolas" w:eastAsia="Times New Roman" w:hAnsi="Consolas" w:cs="Times New Roman"/>
            <w:i/>
            <w:iCs/>
            <w:color w:val="87AFF4"/>
            <w:kern w:val="0"/>
            <w:sz w:val="21"/>
            <w:szCs w:val="21"/>
            <w14:ligatures w14:val="none"/>
          </w:rPr>
          <w:delText>delete</w:delText>
        </w:r>
        <w:r w:rsidRPr="00F7340F">
          <w:rPr>
            <w:rFonts w:ascii="Consolas" w:eastAsia="Times New Roman" w:hAnsi="Consolas" w:cs="Times New Roman"/>
            <w:color w:val="A7DBF7"/>
            <w:kern w:val="0"/>
            <w:sz w:val="21"/>
            <w:szCs w:val="21"/>
            <w14:ligatures w14:val="none"/>
          </w:rPr>
          <w:delText xml:space="preserve"> (Tren3,Via1) from trenVia</w:delText>
        </w:r>
      </w:del>
    </w:p>
    <w:p w14:paraId="2677BCE3" w14:textId="77777777" w:rsidR="00F7340F" w:rsidRPr="00EF6A90" w:rsidRDefault="00F7340F" w:rsidP="00F7340F">
      <w:pPr>
        <w:shd w:val="clear" w:color="auto" w:fill="011627"/>
        <w:spacing w:after="0" w:line="285" w:lineRule="atLeast"/>
        <w:rPr>
          <w:del w:id="928" w:author="Microsoft Word" w:date="2023-11-12T23:39:00Z"/>
          <w:rFonts w:ascii="Consolas" w:eastAsia="Times New Roman" w:hAnsi="Consolas" w:cs="Times New Roman"/>
          <w:color w:val="A7DBF7"/>
          <w:kern w:val="0"/>
          <w:sz w:val="21"/>
          <w:szCs w:val="21"/>
          <w:lang w:val="en-GB"/>
          <w14:ligatures w14:val="none"/>
        </w:rPr>
      </w:pPr>
      <w:del w:id="92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color w:val="D7DBE0"/>
            <w:kern w:val="0"/>
            <w:sz w:val="21"/>
            <w:szCs w:val="21"/>
            <w:lang w:val="en-GB"/>
            <w14:ligatures w14:val="none"/>
          </w:rPr>
          <w:delText>NOW</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5A96103A" w14:textId="77777777" w:rsidR="00F7340F" w:rsidRPr="00EF6A90" w:rsidRDefault="00F7340F" w:rsidP="00F7340F">
      <w:pPr>
        <w:shd w:val="clear" w:color="auto" w:fill="011627"/>
        <w:spacing w:after="0" w:line="285" w:lineRule="atLeast"/>
        <w:rPr>
          <w:del w:id="930" w:author="Microsoft Word" w:date="2023-11-12T23:39:00Z"/>
          <w:rFonts w:ascii="Consolas" w:eastAsia="Times New Roman" w:hAnsi="Consolas" w:cs="Times New Roman"/>
          <w:color w:val="A7DBF7"/>
          <w:kern w:val="0"/>
          <w:sz w:val="21"/>
          <w:szCs w:val="21"/>
          <w:lang w:val="en-GB"/>
          <w14:ligatures w14:val="none"/>
        </w:rPr>
      </w:pPr>
      <w:del w:id="931"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Tren1.</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49F97103" w14:textId="77777777" w:rsidR="00F7340F" w:rsidRPr="00EF6A90" w:rsidRDefault="00F7340F" w:rsidP="00F7340F">
      <w:pPr>
        <w:shd w:val="clear" w:color="auto" w:fill="011627"/>
        <w:spacing w:after="0" w:line="285" w:lineRule="atLeast"/>
        <w:rPr>
          <w:del w:id="932" w:author="Microsoft Word" w:date="2023-11-12T23:39:00Z"/>
          <w:rFonts w:ascii="Consolas" w:eastAsia="Times New Roman" w:hAnsi="Consolas" w:cs="Times New Roman"/>
          <w:color w:val="A7DBF7"/>
          <w:kern w:val="0"/>
          <w:sz w:val="21"/>
          <w:szCs w:val="21"/>
          <w:lang w:val="en-GB"/>
          <w14:ligatures w14:val="none"/>
        </w:rPr>
      </w:pPr>
      <w:del w:id="933"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Tren2.</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0171682B" w14:textId="77777777" w:rsidR="00F7340F" w:rsidRPr="00EF6A90" w:rsidRDefault="00F7340F" w:rsidP="00F7340F">
      <w:pPr>
        <w:shd w:val="clear" w:color="auto" w:fill="011627"/>
        <w:spacing w:after="0" w:line="285" w:lineRule="atLeast"/>
        <w:rPr>
          <w:del w:id="934" w:author="Microsoft Word" w:date="2023-11-12T23:39:00Z"/>
          <w:rFonts w:ascii="Consolas" w:eastAsia="Times New Roman" w:hAnsi="Consolas" w:cs="Times New Roman"/>
          <w:color w:val="A7DBF7"/>
          <w:kern w:val="0"/>
          <w:sz w:val="21"/>
          <w:szCs w:val="21"/>
          <w:lang w:val="en-GB"/>
          <w14:ligatures w14:val="none"/>
        </w:rPr>
      </w:pPr>
      <w:del w:id="93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Tren3.</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76B5F88F" w14:textId="77777777" w:rsidR="00F7340F" w:rsidRPr="00EF6A90" w:rsidRDefault="00F7340F" w:rsidP="00F7340F">
      <w:pPr>
        <w:shd w:val="clear" w:color="auto" w:fill="011627"/>
        <w:spacing w:after="0" w:line="285" w:lineRule="atLeast"/>
        <w:rPr>
          <w:del w:id="936" w:author="Microsoft Word" w:date="2023-11-12T23:39:00Z"/>
          <w:rFonts w:ascii="Consolas" w:eastAsia="Times New Roman" w:hAnsi="Consolas" w:cs="Times New Roman"/>
          <w:color w:val="A7DBF7"/>
          <w:kern w:val="0"/>
          <w:sz w:val="21"/>
          <w:szCs w:val="21"/>
          <w:lang w:val="en-GB"/>
          <w14:ligatures w14:val="none"/>
        </w:rPr>
      </w:pPr>
      <w:del w:id="93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Tren4.</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3E0D75F8" w14:textId="77777777" w:rsidR="00F7340F" w:rsidRPr="00EF6A90" w:rsidRDefault="00F7340F" w:rsidP="00F7340F">
      <w:pPr>
        <w:shd w:val="clear" w:color="auto" w:fill="011627"/>
        <w:spacing w:after="0" w:line="285" w:lineRule="atLeast"/>
        <w:rPr>
          <w:del w:id="938" w:author="Microsoft Word" w:date="2023-11-12T23:39:00Z"/>
          <w:rFonts w:ascii="Consolas" w:eastAsia="Times New Roman" w:hAnsi="Consolas" w:cs="Times New Roman"/>
          <w:color w:val="A7DBF7"/>
          <w:kern w:val="0"/>
          <w:sz w:val="21"/>
          <w:szCs w:val="21"/>
          <w:lang w:val="en-GB"/>
          <w14:ligatures w14:val="none"/>
        </w:rPr>
      </w:pPr>
      <w:del w:id="93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Tren5.</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25737F64" w14:textId="77777777" w:rsidR="00F7340F" w:rsidRPr="00EF6A90" w:rsidRDefault="00F7340F" w:rsidP="00F7340F">
      <w:pPr>
        <w:shd w:val="clear" w:color="auto" w:fill="011627"/>
        <w:spacing w:after="0" w:line="285" w:lineRule="atLeast"/>
        <w:rPr>
          <w:del w:id="940" w:author="Microsoft Word" w:date="2023-11-12T23:39:00Z"/>
          <w:rFonts w:ascii="Consolas" w:eastAsia="Times New Roman" w:hAnsi="Consolas" w:cs="Times New Roman"/>
          <w:color w:val="A7DBF7"/>
          <w:kern w:val="0"/>
          <w:sz w:val="21"/>
          <w:szCs w:val="21"/>
          <w:lang w:val="en-GB"/>
          <w14:ligatures w14:val="none"/>
        </w:rPr>
      </w:pPr>
      <w:del w:id="941"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Tren6.</w:delText>
        </w:r>
        <w:r w:rsidRPr="00EF6A90">
          <w:rPr>
            <w:rFonts w:ascii="Consolas" w:eastAsia="Times New Roman" w:hAnsi="Consolas" w:cs="Times New Roman"/>
            <w:color w:val="D7DBE0"/>
            <w:kern w:val="0"/>
            <w:sz w:val="21"/>
            <w:szCs w:val="21"/>
            <w:lang w:val="en-GB"/>
            <w14:ligatures w14:val="none"/>
          </w:rPr>
          <w:delText>time</w:delText>
        </w:r>
        <w:r w:rsidRPr="00EF6A90">
          <w:rPr>
            <w:rFonts w:ascii="Consolas" w:eastAsia="Times New Roman" w:hAnsi="Consolas" w:cs="Times New Roman"/>
            <w:color w:val="A7DBF7"/>
            <w:kern w:val="0"/>
            <w:sz w:val="21"/>
            <w:szCs w:val="21"/>
            <w:lang w:val="en-GB"/>
            <w14:ligatures w14:val="none"/>
          </w:rPr>
          <w:delText xml:space="preserve"> := </w:delText>
        </w:r>
        <w:r w:rsidRPr="00EF6A90">
          <w:rPr>
            <w:rFonts w:ascii="Consolas" w:eastAsia="Times New Roman" w:hAnsi="Consolas" w:cs="Times New Roman"/>
            <w:color w:val="8DEC95"/>
            <w:kern w:val="0"/>
            <w:sz w:val="21"/>
            <w:szCs w:val="21"/>
            <w:lang w:val="en-GB"/>
            <w14:ligatures w14:val="none"/>
          </w:rPr>
          <w:delText>0</w:delText>
        </w:r>
      </w:del>
    </w:p>
    <w:p w14:paraId="5AEAE011" w14:textId="77777777" w:rsidR="00F7340F" w:rsidRPr="00EF6A90" w:rsidRDefault="00F7340F" w:rsidP="00F7340F">
      <w:pPr>
        <w:shd w:val="clear" w:color="auto" w:fill="011627"/>
        <w:spacing w:after="0" w:line="285" w:lineRule="atLeast"/>
        <w:rPr>
          <w:del w:id="942" w:author="Microsoft Word" w:date="2023-11-12T23:39:00Z"/>
          <w:rFonts w:ascii="Consolas" w:eastAsia="Times New Roman" w:hAnsi="Consolas" w:cs="Times New Roman"/>
          <w:color w:val="A7DBF7"/>
          <w:kern w:val="0"/>
          <w:sz w:val="21"/>
          <w:szCs w:val="21"/>
          <w:lang w:val="en-GB"/>
          <w14:ligatures w14:val="none"/>
        </w:rPr>
      </w:pPr>
      <w:del w:id="943"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i/>
            <w:iCs/>
            <w:color w:val="87AFF4"/>
            <w:kern w:val="0"/>
            <w:sz w:val="21"/>
            <w:szCs w:val="21"/>
            <w:lang w:val="en-GB"/>
            <w14:ligatures w14:val="none"/>
          </w:rPr>
          <w:delText>run</w:delText>
        </w:r>
        <w:r w:rsidRPr="00EF6A90">
          <w:rPr>
            <w:rFonts w:ascii="Consolas" w:eastAsia="Times New Roman" w:hAnsi="Consolas" w:cs="Times New Roman"/>
            <w:color w:val="A7DBF7"/>
            <w:kern w:val="0"/>
            <w:sz w:val="21"/>
            <w:szCs w:val="21"/>
            <w:lang w:val="en-GB"/>
            <w14:ligatures w14:val="none"/>
          </w:rPr>
          <w:delText>(180)</w:delText>
        </w:r>
      </w:del>
    </w:p>
    <w:p w14:paraId="7FA2C39D" w14:textId="77777777" w:rsidR="00F7340F" w:rsidRPr="00EF6A90" w:rsidRDefault="00F7340F" w:rsidP="00F7340F">
      <w:pPr>
        <w:shd w:val="clear" w:color="auto" w:fill="011627"/>
        <w:spacing w:after="0" w:line="285" w:lineRule="atLeast"/>
        <w:rPr>
          <w:del w:id="944" w:author="Microsoft Word" w:date="2023-11-12T23:39:00Z"/>
          <w:rFonts w:ascii="Consolas" w:eastAsia="Times New Roman" w:hAnsi="Consolas" w:cs="Times New Roman"/>
          <w:color w:val="A7DBF7"/>
          <w:kern w:val="0"/>
          <w:sz w:val="21"/>
          <w:szCs w:val="21"/>
          <w:lang w:val="en-GB"/>
          <w14:ligatures w14:val="none"/>
        </w:rPr>
      </w:pPr>
      <w:del w:id="94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Tren1.</w:delText>
        </w:r>
        <w:r w:rsidRPr="00EF6A90">
          <w:rPr>
            <w:rFonts w:ascii="Consolas" w:eastAsia="Times New Roman" w:hAnsi="Consolas" w:cs="Times New Roman"/>
            <w:i/>
            <w:iCs/>
            <w:color w:val="87AFF4"/>
            <w:kern w:val="0"/>
            <w:sz w:val="21"/>
            <w:szCs w:val="21"/>
            <w:lang w:val="en-GB"/>
            <w14:ligatures w14:val="none"/>
          </w:rPr>
          <w:delText>averiar</w:delText>
        </w:r>
        <w:r w:rsidRPr="00EF6A90">
          <w:rPr>
            <w:rFonts w:ascii="Consolas" w:eastAsia="Times New Roman" w:hAnsi="Consolas" w:cs="Times New Roman"/>
            <w:color w:val="A7DBF7"/>
            <w:kern w:val="0"/>
            <w:sz w:val="21"/>
            <w:szCs w:val="21"/>
            <w:lang w:val="en-GB"/>
            <w14:ligatures w14:val="none"/>
          </w:rPr>
          <w:delText>()</w:delText>
        </w:r>
      </w:del>
    </w:p>
    <w:p w14:paraId="22375D44" w14:textId="77777777" w:rsidR="00F7340F" w:rsidRPr="00EF6A90" w:rsidRDefault="00F7340F" w:rsidP="00F7340F">
      <w:pPr>
        <w:shd w:val="clear" w:color="auto" w:fill="011627"/>
        <w:spacing w:after="0" w:line="285" w:lineRule="atLeast"/>
        <w:rPr>
          <w:del w:id="946" w:author="Microsoft Word" w:date="2023-11-12T23:39:00Z"/>
          <w:rFonts w:ascii="Consolas" w:eastAsia="Times New Roman" w:hAnsi="Consolas" w:cs="Times New Roman"/>
          <w:color w:val="A7DBF7"/>
          <w:kern w:val="0"/>
          <w:sz w:val="21"/>
          <w:szCs w:val="21"/>
          <w:lang w:val="en-GB"/>
          <w14:ligatures w14:val="none"/>
        </w:rPr>
      </w:pPr>
      <w:del w:id="94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i/>
            <w:iCs/>
            <w:color w:val="87AFF4"/>
            <w:kern w:val="0"/>
            <w:sz w:val="21"/>
            <w:szCs w:val="21"/>
            <w:lang w:val="en-GB"/>
            <w14:ligatures w14:val="none"/>
          </w:rPr>
          <w:delText>run</w:delText>
        </w:r>
        <w:r w:rsidRPr="00EF6A90">
          <w:rPr>
            <w:rFonts w:ascii="Consolas" w:eastAsia="Times New Roman" w:hAnsi="Consolas" w:cs="Times New Roman"/>
            <w:color w:val="A7DBF7"/>
            <w:kern w:val="0"/>
            <w:sz w:val="21"/>
            <w:szCs w:val="21"/>
            <w:lang w:val="en-GB"/>
            <w14:ligatures w14:val="none"/>
          </w:rPr>
          <w:delText>(180)</w:delText>
        </w:r>
      </w:del>
    </w:p>
    <w:p w14:paraId="4101BDAA" w14:textId="77777777" w:rsidR="00F7340F" w:rsidRPr="00EF6A90" w:rsidRDefault="00F7340F" w:rsidP="00F7340F">
      <w:pPr>
        <w:shd w:val="clear" w:color="auto" w:fill="011627"/>
        <w:spacing w:after="0" w:line="285" w:lineRule="atLeast"/>
        <w:rPr>
          <w:del w:id="948" w:author="Microsoft Word" w:date="2023-11-12T23:39:00Z"/>
          <w:rFonts w:ascii="Consolas" w:eastAsia="Times New Roman" w:hAnsi="Consolas" w:cs="Times New Roman"/>
          <w:color w:val="A7DBF7"/>
          <w:kern w:val="0"/>
          <w:sz w:val="21"/>
          <w:szCs w:val="21"/>
          <w:lang w:val="en-GB"/>
          <w14:ligatures w14:val="none"/>
        </w:rPr>
      </w:pPr>
      <w:del w:id="94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Tren1.</w:delText>
        </w:r>
        <w:r w:rsidRPr="00EF6A90">
          <w:rPr>
            <w:rFonts w:ascii="Consolas" w:eastAsia="Times New Roman" w:hAnsi="Consolas" w:cs="Times New Roman"/>
            <w:i/>
            <w:iCs/>
            <w:color w:val="87AFF4"/>
            <w:kern w:val="0"/>
            <w:sz w:val="21"/>
            <w:szCs w:val="21"/>
            <w:lang w:val="en-GB"/>
            <w14:ligatures w14:val="none"/>
          </w:rPr>
          <w:delText>reparar</w:delText>
        </w:r>
        <w:r w:rsidRPr="00EF6A90">
          <w:rPr>
            <w:rFonts w:ascii="Consolas" w:eastAsia="Times New Roman" w:hAnsi="Consolas" w:cs="Times New Roman"/>
            <w:color w:val="A7DBF7"/>
            <w:kern w:val="0"/>
            <w:sz w:val="21"/>
            <w:szCs w:val="21"/>
            <w:lang w:val="en-GB"/>
            <w14:ligatures w14:val="none"/>
          </w:rPr>
          <w:delText>()</w:delText>
        </w:r>
      </w:del>
    </w:p>
    <w:p w14:paraId="7AD5F2EE" w14:textId="77777777" w:rsidR="00F7340F" w:rsidRPr="00EF6A90" w:rsidRDefault="00F7340F" w:rsidP="00F7340F">
      <w:pPr>
        <w:shd w:val="clear" w:color="auto" w:fill="011627"/>
        <w:spacing w:after="0" w:line="285" w:lineRule="atLeast"/>
        <w:rPr>
          <w:del w:id="950" w:author="Microsoft Word" w:date="2023-11-12T23:39:00Z"/>
          <w:rFonts w:ascii="Consolas" w:eastAsia="Times New Roman" w:hAnsi="Consolas" w:cs="Times New Roman"/>
          <w:color w:val="A7DBF7"/>
          <w:kern w:val="0"/>
          <w:sz w:val="21"/>
          <w:szCs w:val="21"/>
          <w:lang w:val="en-GB"/>
          <w14:ligatures w14:val="none"/>
        </w:rPr>
      </w:pPr>
      <w:del w:id="951"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i/>
            <w:iCs/>
            <w:color w:val="87AFF4"/>
            <w:kern w:val="0"/>
            <w:sz w:val="21"/>
            <w:szCs w:val="21"/>
            <w:lang w:val="en-GB"/>
            <w14:ligatures w14:val="none"/>
          </w:rPr>
          <w:delText>run</w:delText>
        </w:r>
        <w:r w:rsidRPr="00EF6A90">
          <w:rPr>
            <w:rFonts w:ascii="Consolas" w:eastAsia="Times New Roman" w:hAnsi="Consolas" w:cs="Times New Roman"/>
            <w:color w:val="A7DBF7"/>
            <w:kern w:val="0"/>
            <w:sz w:val="21"/>
            <w:szCs w:val="21"/>
            <w:lang w:val="en-GB"/>
            <w14:ligatures w14:val="none"/>
          </w:rPr>
          <w:delText>(120)</w:delText>
        </w:r>
      </w:del>
    </w:p>
    <w:p w14:paraId="7CD57BEF" w14:textId="77777777" w:rsidR="00F7340F" w:rsidRPr="00EF6A90" w:rsidRDefault="00F7340F" w:rsidP="00F7340F">
      <w:pPr>
        <w:shd w:val="clear" w:color="auto" w:fill="011627"/>
        <w:spacing w:after="0" w:line="285" w:lineRule="atLeast"/>
        <w:rPr>
          <w:del w:id="952" w:author="Microsoft Word" w:date="2023-11-12T23:39:00Z"/>
          <w:rFonts w:ascii="Consolas" w:eastAsia="Times New Roman" w:hAnsi="Consolas" w:cs="Times New Roman"/>
          <w:color w:val="A7DBF7"/>
          <w:kern w:val="0"/>
          <w:sz w:val="21"/>
          <w:szCs w:val="21"/>
          <w:lang w:val="en-GB"/>
          <w14:ligatures w14:val="none"/>
        </w:rPr>
      </w:pPr>
      <w:del w:id="953"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Tren4.</w:delText>
        </w:r>
        <w:r w:rsidRPr="00EF6A90">
          <w:rPr>
            <w:rFonts w:ascii="Consolas" w:eastAsia="Times New Roman" w:hAnsi="Consolas" w:cs="Times New Roman"/>
            <w:i/>
            <w:iCs/>
            <w:color w:val="87AFF4"/>
            <w:kern w:val="0"/>
            <w:sz w:val="21"/>
            <w:szCs w:val="21"/>
            <w:lang w:val="en-GB"/>
            <w14:ligatures w14:val="none"/>
          </w:rPr>
          <w:delText>averiar</w:delText>
        </w:r>
        <w:r w:rsidRPr="00EF6A90">
          <w:rPr>
            <w:rFonts w:ascii="Consolas" w:eastAsia="Times New Roman" w:hAnsi="Consolas" w:cs="Times New Roman"/>
            <w:color w:val="A7DBF7"/>
            <w:kern w:val="0"/>
            <w:sz w:val="21"/>
            <w:szCs w:val="21"/>
            <w:lang w:val="en-GB"/>
            <w14:ligatures w14:val="none"/>
          </w:rPr>
          <w:delText>()</w:delText>
        </w:r>
      </w:del>
    </w:p>
    <w:p w14:paraId="25007A2F" w14:textId="77777777" w:rsidR="00F7340F" w:rsidRPr="00EF6A90" w:rsidRDefault="00F7340F" w:rsidP="00F7340F">
      <w:pPr>
        <w:shd w:val="clear" w:color="auto" w:fill="011627"/>
        <w:spacing w:after="0" w:line="285" w:lineRule="atLeast"/>
        <w:rPr>
          <w:del w:id="954" w:author="Microsoft Word" w:date="2023-11-12T23:39:00Z"/>
          <w:rFonts w:ascii="Consolas" w:eastAsia="Times New Roman" w:hAnsi="Consolas" w:cs="Times New Roman"/>
          <w:color w:val="A7DBF7"/>
          <w:kern w:val="0"/>
          <w:sz w:val="21"/>
          <w:szCs w:val="21"/>
          <w:lang w:val="en-GB"/>
          <w14:ligatures w14:val="none"/>
        </w:rPr>
      </w:pPr>
      <w:del w:id="955"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i/>
            <w:iCs/>
            <w:color w:val="87AFF4"/>
            <w:kern w:val="0"/>
            <w:sz w:val="21"/>
            <w:szCs w:val="21"/>
            <w:lang w:val="en-GB"/>
            <w14:ligatures w14:val="none"/>
          </w:rPr>
          <w:delText>run</w:delText>
        </w:r>
        <w:r w:rsidRPr="00EF6A90">
          <w:rPr>
            <w:rFonts w:ascii="Consolas" w:eastAsia="Times New Roman" w:hAnsi="Consolas" w:cs="Times New Roman"/>
            <w:color w:val="A7DBF7"/>
            <w:kern w:val="0"/>
            <w:sz w:val="21"/>
            <w:szCs w:val="21"/>
            <w:lang w:val="en-GB"/>
            <w14:ligatures w14:val="none"/>
          </w:rPr>
          <w:delText>(240)</w:delText>
        </w:r>
      </w:del>
    </w:p>
    <w:p w14:paraId="1E5C2861" w14:textId="77777777" w:rsidR="00F7340F" w:rsidRPr="00EF6A90" w:rsidRDefault="00F7340F" w:rsidP="00F7340F">
      <w:pPr>
        <w:shd w:val="clear" w:color="auto" w:fill="011627"/>
        <w:spacing w:after="0" w:line="285" w:lineRule="atLeast"/>
        <w:rPr>
          <w:del w:id="956" w:author="Microsoft Word" w:date="2023-11-12T23:39:00Z"/>
          <w:rFonts w:ascii="Consolas" w:eastAsia="Times New Roman" w:hAnsi="Consolas" w:cs="Times New Roman"/>
          <w:color w:val="A7DBF7"/>
          <w:kern w:val="0"/>
          <w:sz w:val="21"/>
          <w:szCs w:val="21"/>
          <w:lang w:val="en-GB"/>
          <w14:ligatures w14:val="none"/>
        </w:rPr>
      </w:pPr>
      <w:del w:id="957"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Tren4.</w:delText>
        </w:r>
        <w:r w:rsidRPr="00EF6A90">
          <w:rPr>
            <w:rFonts w:ascii="Consolas" w:eastAsia="Times New Roman" w:hAnsi="Consolas" w:cs="Times New Roman"/>
            <w:i/>
            <w:iCs/>
            <w:color w:val="87AFF4"/>
            <w:kern w:val="0"/>
            <w:sz w:val="21"/>
            <w:szCs w:val="21"/>
            <w:lang w:val="en-GB"/>
            <w14:ligatures w14:val="none"/>
          </w:rPr>
          <w:delText>reparar</w:delText>
        </w:r>
        <w:r w:rsidRPr="00EF6A90">
          <w:rPr>
            <w:rFonts w:ascii="Consolas" w:eastAsia="Times New Roman" w:hAnsi="Consolas" w:cs="Times New Roman"/>
            <w:color w:val="A7DBF7"/>
            <w:kern w:val="0"/>
            <w:sz w:val="21"/>
            <w:szCs w:val="21"/>
            <w:lang w:val="en-GB"/>
            <w14:ligatures w14:val="none"/>
          </w:rPr>
          <w:delText>()</w:delText>
        </w:r>
      </w:del>
    </w:p>
    <w:p w14:paraId="5085D9C5" w14:textId="77777777" w:rsidR="00F7340F" w:rsidRPr="00EF6A90" w:rsidRDefault="00F7340F" w:rsidP="00F7340F">
      <w:pPr>
        <w:shd w:val="clear" w:color="auto" w:fill="011627"/>
        <w:spacing w:after="0" w:line="285" w:lineRule="atLeast"/>
        <w:rPr>
          <w:del w:id="958" w:author="Microsoft Word" w:date="2023-11-12T23:39:00Z"/>
          <w:rFonts w:ascii="Consolas" w:eastAsia="Times New Roman" w:hAnsi="Consolas" w:cs="Times New Roman"/>
          <w:color w:val="A7DBF7"/>
          <w:kern w:val="0"/>
          <w:sz w:val="21"/>
          <w:szCs w:val="21"/>
          <w:lang w:val="en-GB"/>
          <w14:ligatures w14:val="none"/>
        </w:rPr>
      </w:pPr>
      <w:del w:id="959" w:author="Microsoft Word" w:date="2023-11-12T23:39:00Z">
        <w:r w:rsidRPr="00EF6A90">
          <w:rPr>
            <w:rFonts w:ascii="Consolas" w:eastAsia="Times New Roman" w:hAnsi="Consolas" w:cs="Times New Roman"/>
            <w:i/>
            <w:iCs/>
            <w:color w:val="00BFF9"/>
            <w:kern w:val="0"/>
            <w:sz w:val="21"/>
            <w:szCs w:val="21"/>
            <w:lang w:val="en-GB"/>
            <w14:ligatures w14:val="none"/>
          </w:rPr>
          <w:delText>!</w:delText>
        </w:r>
        <w:r w:rsidRPr="00EF6A90">
          <w:rPr>
            <w:rFonts w:ascii="Consolas" w:eastAsia="Times New Roman" w:hAnsi="Consolas" w:cs="Times New Roman"/>
            <w:color w:val="A7DBF7"/>
            <w:kern w:val="0"/>
            <w:sz w:val="21"/>
            <w:szCs w:val="21"/>
            <w:lang w:val="en-GB"/>
            <w14:ligatures w14:val="none"/>
          </w:rPr>
          <w:delText>Clock1.</w:delText>
        </w:r>
        <w:r w:rsidRPr="00EF6A90">
          <w:rPr>
            <w:rFonts w:ascii="Consolas" w:eastAsia="Times New Roman" w:hAnsi="Consolas" w:cs="Times New Roman"/>
            <w:i/>
            <w:iCs/>
            <w:color w:val="87AFF4"/>
            <w:kern w:val="0"/>
            <w:sz w:val="21"/>
            <w:szCs w:val="21"/>
            <w:lang w:val="en-GB"/>
            <w14:ligatures w14:val="none"/>
          </w:rPr>
          <w:delText>run</w:delText>
        </w:r>
        <w:r w:rsidRPr="00EF6A90">
          <w:rPr>
            <w:rFonts w:ascii="Consolas" w:eastAsia="Times New Roman" w:hAnsi="Consolas" w:cs="Times New Roman"/>
            <w:color w:val="A7DBF7"/>
            <w:kern w:val="0"/>
            <w:sz w:val="21"/>
            <w:szCs w:val="21"/>
            <w:lang w:val="en-GB"/>
            <w14:ligatures w14:val="none"/>
          </w:rPr>
          <w:delText>(480)</w:delText>
        </w:r>
      </w:del>
    </w:p>
    <w:p w14:paraId="3A002DD0" w14:textId="77777777" w:rsidR="00F7340F" w:rsidRPr="00EF6A90" w:rsidRDefault="00F7340F" w:rsidP="00F7340F">
      <w:pPr>
        <w:shd w:val="clear" w:color="auto" w:fill="011627"/>
        <w:spacing w:after="0" w:line="285" w:lineRule="atLeast"/>
        <w:rPr>
          <w:del w:id="960" w:author="Microsoft Word" w:date="2023-11-12T23:39:00Z"/>
          <w:rFonts w:ascii="Consolas" w:eastAsia="Times New Roman" w:hAnsi="Consolas" w:cs="Times New Roman"/>
          <w:color w:val="A7DBF7"/>
          <w:kern w:val="0"/>
          <w:sz w:val="21"/>
          <w:szCs w:val="21"/>
          <w:lang w:val="en-GB"/>
          <w14:ligatures w14:val="none"/>
        </w:rPr>
      </w:pPr>
    </w:p>
    <w:p w14:paraId="33EA56D6" w14:textId="77777777" w:rsidR="00025703" w:rsidRDefault="00025703">
      <w:pPr>
        <w:rPr>
          <w:del w:id="961" w:author="Microsoft Word" w:date="2023-11-12T23:39:00Z"/>
          <w:lang w:val="en-GB"/>
        </w:rPr>
      </w:pPr>
    </w:p>
    <w:p w14:paraId="40121427" w14:textId="77777777" w:rsidR="002636BE" w:rsidRPr="00AB3760" w:rsidRDefault="002636BE" w:rsidP="002636BE">
      <w:pPr>
        <w:pStyle w:val="Citadestacada"/>
        <w:rPr>
          <w:del w:id="962" w:author="Microsoft Word" w:date="2023-11-12T23:39:00Z"/>
          <w:lang w:eastAsia="es-ES"/>
        </w:rPr>
      </w:pPr>
      <w:del w:id="963" w:author="Microsoft Word" w:date="2023-11-12T23:39:00Z">
        <w:r>
          <w:rPr>
            <w:lang w:eastAsia="es-ES"/>
          </w:rPr>
          <w:delText>Máquinas de estado de Tren</w:delText>
        </w:r>
      </w:del>
    </w:p>
    <w:p w14:paraId="109BEFCB" w14:textId="77777777" w:rsidR="002636BE" w:rsidRDefault="002636BE" w:rsidP="002636BE">
      <w:pPr>
        <w:jc w:val="center"/>
        <w:rPr>
          <w:del w:id="964" w:author="Microsoft Word" w:date="2023-11-12T23:39:00Z"/>
        </w:rPr>
      </w:pPr>
      <w:del w:id="965" w:author="Microsoft Word" w:date="2023-11-12T23:39:00Z">
        <w:r w:rsidRPr="0052439F">
          <w:rPr>
            <w:rStyle w:val="Ttulo2Car"/>
          </w:rPr>
          <w:delText>MÁQUINA DE ESTADO DE UN TREN FUNCIONAL</w:delText>
        </w:r>
        <w:r>
          <w:rPr>
            <w:noProof/>
          </w:rPr>
          <w:drawing>
            <wp:inline distT="0" distB="0" distL="0" distR="0" wp14:anchorId="7980D5E1" wp14:editId="5E9A08C1">
              <wp:extent cx="5400040" cy="2377440"/>
              <wp:effectExtent l="0" t="0" r="0" b="3810"/>
              <wp:docPr id="1591493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93273"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377440"/>
                      </a:xfrm>
                      <a:prstGeom prst="rect">
                        <a:avLst/>
                      </a:prstGeom>
                    </pic:spPr>
                  </pic:pic>
                </a:graphicData>
              </a:graphic>
            </wp:inline>
          </w:drawing>
        </w:r>
      </w:del>
    </w:p>
    <w:p w14:paraId="494AE722" w14:textId="77777777" w:rsidR="002636BE" w:rsidRDefault="002636BE" w:rsidP="002636BE">
      <w:pPr>
        <w:jc w:val="both"/>
        <w:rPr>
          <w:del w:id="966" w:author="Microsoft Word" w:date="2023-11-12T23:39:00Z"/>
        </w:rPr>
      </w:pPr>
      <w:del w:id="967" w:author="Microsoft Word" w:date="2023-11-12T23:39:00Z">
        <w:r>
          <w:delText>En esta máquina de estados podemos destacar cuatro estados diferentes:</w:delText>
        </w:r>
      </w:del>
    </w:p>
    <w:p w14:paraId="5991D985" w14:textId="77777777" w:rsidR="002636BE" w:rsidRDefault="002636BE" w:rsidP="002636BE">
      <w:pPr>
        <w:pStyle w:val="Prrafodelista"/>
        <w:numPr>
          <w:ilvl w:val="0"/>
          <w:numId w:val="7"/>
        </w:numPr>
        <w:jc w:val="both"/>
        <w:rPr>
          <w:del w:id="968" w:author="Microsoft Word" w:date="2023-11-12T23:39:00Z"/>
        </w:rPr>
      </w:pPr>
      <w:del w:id="969" w:author="Microsoft Word" w:date="2023-11-12T23:39:00Z">
        <w:r>
          <w:delText>Estado inicial</w:delText>
        </w:r>
        <w:r w:rsidRPr="0052439F">
          <w:rPr>
            <w:b/>
            <w:bCs/>
          </w:rPr>
          <w:delText xml:space="preserve"> s</w:delText>
        </w:r>
        <w:r>
          <w:delText>.</w:delText>
        </w:r>
      </w:del>
    </w:p>
    <w:p w14:paraId="4B5298CF" w14:textId="77777777" w:rsidR="002636BE" w:rsidRDefault="002636BE" w:rsidP="002636BE">
      <w:pPr>
        <w:pStyle w:val="Prrafodelista"/>
        <w:numPr>
          <w:ilvl w:val="0"/>
          <w:numId w:val="7"/>
        </w:numPr>
        <w:jc w:val="both"/>
        <w:rPr>
          <w:del w:id="970" w:author="Microsoft Word" w:date="2023-11-12T23:39:00Z"/>
        </w:rPr>
      </w:pPr>
      <w:del w:id="971" w:author="Microsoft Word" w:date="2023-11-12T23:39:00Z">
        <w:r w:rsidRPr="0052439F">
          <w:rPr>
            <w:b/>
            <w:bCs/>
          </w:rPr>
          <w:delText>EstarEnEstacion</w:delText>
        </w:r>
        <w:r>
          <w:delText xml:space="preserve"> </w:delText>
        </w:r>
        <w:r>
          <w:sym w:font="Wingdings" w:char="F0E0"/>
        </w:r>
        <w:r>
          <w:delText xml:space="preserve"> Indica cuando un tren se encuentra en una estación.</w:delText>
        </w:r>
      </w:del>
    </w:p>
    <w:p w14:paraId="3ABD20B4" w14:textId="77777777" w:rsidR="002636BE" w:rsidRDefault="002636BE" w:rsidP="002636BE">
      <w:pPr>
        <w:pStyle w:val="Prrafodelista"/>
        <w:numPr>
          <w:ilvl w:val="0"/>
          <w:numId w:val="7"/>
        </w:numPr>
        <w:jc w:val="both"/>
        <w:rPr>
          <w:del w:id="972" w:author="Microsoft Word" w:date="2023-11-12T23:39:00Z"/>
        </w:rPr>
      </w:pPr>
      <w:del w:id="973" w:author="Microsoft Word" w:date="2023-11-12T23:39:00Z">
        <w:r w:rsidRPr="0052439F">
          <w:rPr>
            <w:b/>
            <w:bCs/>
          </w:rPr>
          <w:delText>Stopped</w:delText>
        </w:r>
        <w:r>
          <w:delText xml:space="preserve"> </w:delText>
        </w:r>
        <w:r>
          <w:sym w:font="Wingdings" w:char="F0E0"/>
        </w:r>
        <w:r>
          <w:delText xml:space="preserve"> Indica que el tren está parado.</w:delText>
        </w:r>
      </w:del>
    </w:p>
    <w:p w14:paraId="049C7BA0" w14:textId="77777777" w:rsidR="002636BE" w:rsidRDefault="002636BE" w:rsidP="002636BE">
      <w:pPr>
        <w:pStyle w:val="Prrafodelista"/>
        <w:numPr>
          <w:ilvl w:val="0"/>
          <w:numId w:val="7"/>
        </w:numPr>
        <w:jc w:val="both"/>
        <w:rPr>
          <w:del w:id="974" w:author="Microsoft Word" w:date="2023-11-12T23:39:00Z"/>
        </w:rPr>
      </w:pPr>
      <w:del w:id="975" w:author="Microsoft Word" w:date="2023-11-12T23:39:00Z">
        <w:r w:rsidRPr="0052439F">
          <w:rPr>
            <w:b/>
            <w:bCs/>
          </w:rPr>
          <w:delText>CirculandoEnVia</w:delText>
        </w:r>
        <w:r>
          <w:delText xml:space="preserve"> </w:delText>
        </w:r>
        <w:r>
          <w:sym w:font="Wingdings" w:char="F0E0"/>
        </w:r>
        <w:r>
          <w:delText xml:space="preserve"> Indica que el tren está circulando por una vía.</w:delText>
        </w:r>
      </w:del>
    </w:p>
    <w:p w14:paraId="023F61A0" w14:textId="77777777" w:rsidR="002636BE" w:rsidRDefault="002636BE" w:rsidP="002636BE">
      <w:pPr>
        <w:jc w:val="both"/>
        <w:rPr>
          <w:del w:id="976" w:author="Microsoft Word" w:date="2023-11-12T23:39:00Z"/>
        </w:rPr>
      </w:pPr>
      <w:del w:id="977" w:author="Microsoft Word" w:date="2023-11-12T23:39:00Z">
        <w:r>
          <w:delText>Y a partir de estos estados, podemos observar las siguientes transiciones:</w:delText>
        </w:r>
      </w:del>
    </w:p>
    <w:p w14:paraId="5490E8F4" w14:textId="77777777" w:rsidR="002636BE" w:rsidRDefault="002636BE" w:rsidP="002636BE">
      <w:pPr>
        <w:pStyle w:val="Prrafodelista"/>
        <w:numPr>
          <w:ilvl w:val="0"/>
          <w:numId w:val="8"/>
        </w:numPr>
        <w:jc w:val="both"/>
        <w:rPr>
          <w:del w:id="978" w:author="Microsoft Word" w:date="2023-11-12T23:39:00Z"/>
        </w:rPr>
      </w:pPr>
      <w:del w:id="979" w:author="Microsoft Word" w:date="2023-11-12T23:39:00Z">
        <w:r w:rsidRPr="0052439F">
          <w:rPr>
            <w:b/>
            <w:bCs/>
          </w:rPr>
          <w:delText>EstarEnEstacion-&gt;EstarEnEstacion :</w:delText>
        </w:r>
        <w:r>
          <w:delText xml:space="preserve"> si el tren está averiado, se queda en la propia estación parado. Se ejecuta la operación stop().</w:delText>
        </w:r>
      </w:del>
    </w:p>
    <w:p w14:paraId="5645AA77" w14:textId="77777777" w:rsidR="002636BE" w:rsidRDefault="002636BE" w:rsidP="002636BE">
      <w:pPr>
        <w:pStyle w:val="Prrafodelista"/>
        <w:numPr>
          <w:ilvl w:val="0"/>
          <w:numId w:val="8"/>
        </w:numPr>
        <w:jc w:val="both"/>
        <w:rPr>
          <w:del w:id="980" w:author="Microsoft Word" w:date="2023-11-12T23:39:00Z"/>
        </w:rPr>
      </w:pPr>
      <w:del w:id="981" w:author="Microsoft Word" w:date="2023-11-12T23:39:00Z">
        <w:r w:rsidRPr="0052439F">
          <w:rPr>
            <w:b/>
            <w:bCs/>
          </w:rPr>
          <w:delText>EstarEnEstacion-&gt;Stopped :</w:delText>
        </w:r>
        <w:r>
          <w:delText xml:space="preserve"> si el tren está averiado, o la vía de tren a la que quiere acceder está ocupada, entonces el tren estará parado. Se ejecuta la operación stop().</w:delText>
        </w:r>
      </w:del>
    </w:p>
    <w:p w14:paraId="49A96F32" w14:textId="77777777" w:rsidR="002636BE" w:rsidRDefault="002636BE" w:rsidP="002636BE">
      <w:pPr>
        <w:pStyle w:val="Prrafodelista"/>
        <w:numPr>
          <w:ilvl w:val="0"/>
          <w:numId w:val="8"/>
        </w:numPr>
        <w:jc w:val="both"/>
        <w:rPr>
          <w:del w:id="982" w:author="Microsoft Word" w:date="2023-11-12T23:39:00Z"/>
        </w:rPr>
      </w:pPr>
      <w:del w:id="983" w:author="Microsoft Word" w:date="2023-11-12T23:39:00Z">
        <w:r w:rsidRPr="0052439F">
          <w:rPr>
            <w:b/>
            <w:bCs/>
          </w:rPr>
          <w:delText>EstarEnEstacion-&gt;CirculandoEnVia :</w:delText>
        </w:r>
        <w:r>
          <w:delText xml:space="preserve"> si el tren no está averiado e inicialmente no se está moviendo, entonces pasará a moverse y circular en la vía. Se ejecuta la operación move().</w:delText>
        </w:r>
      </w:del>
    </w:p>
    <w:p w14:paraId="041BB473" w14:textId="77777777" w:rsidR="002636BE" w:rsidRDefault="002636BE" w:rsidP="002636BE">
      <w:pPr>
        <w:pStyle w:val="Prrafodelista"/>
        <w:numPr>
          <w:ilvl w:val="0"/>
          <w:numId w:val="8"/>
        </w:numPr>
        <w:jc w:val="both"/>
        <w:rPr>
          <w:del w:id="984" w:author="Microsoft Word" w:date="2023-11-12T23:39:00Z"/>
        </w:rPr>
      </w:pPr>
      <w:del w:id="985" w:author="Microsoft Word" w:date="2023-11-12T23:39:00Z">
        <w:r w:rsidRPr="0052439F">
          <w:rPr>
            <w:b/>
            <w:bCs/>
          </w:rPr>
          <w:delText>St</w:delText>
        </w:r>
        <w:r>
          <w:rPr>
            <w:b/>
            <w:bCs/>
          </w:rPr>
          <w:delText>o</w:delText>
        </w:r>
        <w:r w:rsidRPr="0052439F">
          <w:rPr>
            <w:b/>
            <w:bCs/>
          </w:rPr>
          <w:delText>pped-&gt;CirculandoEnVia :</w:delText>
        </w:r>
        <w:r>
          <w:delText xml:space="preserve"> si el tren no está averiado y se mueve, entonces estará circulando en vía. Se ejecuta la operación move().</w:delText>
        </w:r>
      </w:del>
    </w:p>
    <w:p w14:paraId="35E646BE" w14:textId="77777777" w:rsidR="002636BE" w:rsidRDefault="002636BE" w:rsidP="002636BE">
      <w:pPr>
        <w:pStyle w:val="Prrafodelista"/>
        <w:numPr>
          <w:ilvl w:val="0"/>
          <w:numId w:val="8"/>
        </w:numPr>
        <w:jc w:val="both"/>
        <w:rPr>
          <w:del w:id="986" w:author="Microsoft Word" w:date="2023-11-12T23:39:00Z"/>
        </w:rPr>
      </w:pPr>
      <w:del w:id="987" w:author="Microsoft Word" w:date="2023-11-12T23:39:00Z">
        <w:r w:rsidRPr="0052439F">
          <w:rPr>
            <w:b/>
            <w:bCs/>
          </w:rPr>
          <w:delText>CirculandoEnVia-&gt;EstarEnEstacion :</w:delText>
        </w:r>
        <w:r>
          <w:delText xml:space="preserve"> cuando el tren deje de circular en la vía, entonces entrará a la estación y parará allí. Para ello, se debe cumplir que el tren no esté averiado, que esté moviéndose por la vía, que se mantenga la vía ocupada por el mismo tren y que no tenga relación con la estación de llegada (esto se comprobará con la declaración self.estacionDelTren-&gt;size() = 0). Se ejecuta la operación stop().</w:delText>
        </w:r>
      </w:del>
    </w:p>
    <w:p w14:paraId="5E34ABE2" w14:textId="77777777" w:rsidR="002636BE" w:rsidRDefault="002636BE" w:rsidP="002636BE">
      <w:pPr>
        <w:jc w:val="both"/>
        <w:rPr>
          <w:del w:id="988" w:author="Microsoft Word" w:date="2023-11-12T23:39:00Z"/>
        </w:rPr>
      </w:pPr>
    </w:p>
    <w:p w14:paraId="25B2D42C" w14:textId="77777777" w:rsidR="002636BE" w:rsidRDefault="002636BE" w:rsidP="002636BE">
      <w:pPr>
        <w:jc w:val="both"/>
        <w:rPr>
          <w:del w:id="989" w:author="Microsoft Word" w:date="2023-11-12T23:39:00Z"/>
        </w:rPr>
      </w:pPr>
    </w:p>
    <w:p w14:paraId="58825202" w14:textId="77777777" w:rsidR="002636BE" w:rsidRDefault="002636BE" w:rsidP="002636BE">
      <w:pPr>
        <w:jc w:val="both"/>
        <w:rPr>
          <w:del w:id="990" w:author="Microsoft Word" w:date="2023-11-12T23:39:00Z"/>
        </w:rPr>
      </w:pPr>
    </w:p>
    <w:p w14:paraId="1A90EF25" w14:textId="77777777" w:rsidR="002636BE" w:rsidRDefault="002636BE" w:rsidP="002636BE">
      <w:pPr>
        <w:jc w:val="both"/>
        <w:rPr>
          <w:del w:id="991" w:author="Microsoft Word" w:date="2023-11-12T23:39:00Z"/>
        </w:rPr>
      </w:pPr>
    </w:p>
    <w:p w14:paraId="45331ECE" w14:textId="77777777" w:rsidR="002636BE" w:rsidRDefault="002636BE" w:rsidP="002636BE">
      <w:pPr>
        <w:pStyle w:val="Ttulo2"/>
        <w:jc w:val="center"/>
        <w:rPr>
          <w:del w:id="992" w:author="Microsoft Word" w:date="2023-11-12T23:39:00Z"/>
        </w:rPr>
      </w:pPr>
      <w:del w:id="993" w:author="Microsoft Word" w:date="2023-11-12T23:39:00Z">
        <w:r>
          <w:delText>MÁQUINA DE ESTADOS DE UN TREN AVERIADO</w:delText>
        </w:r>
      </w:del>
    </w:p>
    <w:p w14:paraId="55319FCC" w14:textId="77777777" w:rsidR="002636BE" w:rsidRDefault="002636BE" w:rsidP="002636BE">
      <w:pPr>
        <w:jc w:val="both"/>
        <w:rPr>
          <w:del w:id="994" w:author="Microsoft Word" w:date="2023-11-12T23:39:00Z"/>
        </w:rPr>
      </w:pPr>
      <w:del w:id="995" w:author="Microsoft Word" w:date="2023-11-12T23:39:00Z">
        <w:r>
          <w:rPr>
            <w:noProof/>
          </w:rPr>
          <w:drawing>
            <wp:inline distT="0" distB="0" distL="0" distR="0" wp14:anchorId="564EC33B" wp14:editId="26A49696">
              <wp:extent cx="5400040" cy="2637155"/>
              <wp:effectExtent l="0" t="0" r="0" b="0"/>
              <wp:docPr id="61322540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5401" name="Imagen 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637155"/>
                      </a:xfrm>
                      <a:prstGeom prst="rect">
                        <a:avLst/>
                      </a:prstGeom>
                    </pic:spPr>
                  </pic:pic>
                </a:graphicData>
              </a:graphic>
            </wp:inline>
          </w:drawing>
        </w:r>
      </w:del>
    </w:p>
    <w:p w14:paraId="6BCC4294" w14:textId="77777777" w:rsidR="002636BE" w:rsidRDefault="002636BE" w:rsidP="002636BE">
      <w:pPr>
        <w:jc w:val="both"/>
        <w:rPr>
          <w:del w:id="996" w:author="Microsoft Word" w:date="2023-11-12T23:39:00Z"/>
        </w:rPr>
      </w:pPr>
      <w:del w:id="997" w:author="Microsoft Word" w:date="2023-11-12T23:39:00Z">
        <w:r>
          <w:delText>En esta máquina de estados observamos los siguientes tres estados:</w:delText>
        </w:r>
      </w:del>
    </w:p>
    <w:p w14:paraId="16231012" w14:textId="77777777" w:rsidR="002636BE" w:rsidRDefault="002636BE" w:rsidP="002636BE">
      <w:pPr>
        <w:pStyle w:val="Prrafodelista"/>
        <w:numPr>
          <w:ilvl w:val="0"/>
          <w:numId w:val="9"/>
        </w:numPr>
        <w:jc w:val="both"/>
        <w:rPr>
          <w:del w:id="998" w:author="Microsoft Word" w:date="2023-11-12T23:39:00Z"/>
        </w:rPr>
      </w:pPr>
      <w:del w:id="999" w:author="Microsoft Word" w:date="2023-11-12T23:39:00Z">
        <w:r>
          <w:delText>El estado inicial s.</w:delText>
        </w:r>
      </w:del>
    </w:p>
    <w:p w14:paraId="5A2C3005" w14:textId="77777777" w:rsidR="002636BE" w:rsidRDefault="002636BE" w:rsidP="002636BE">
      <w:pPr>
        <w:pStyle w:val="Prrafodelista"/>
        <w:numPr>
          <w:ilvl w:val="0"/>
          <w:numId w:val="9"/>
        </w:numPr>
        <w:jc w:val="both"/>
        <w:rPr>
          <w:del w:id="1000" w:author="Microsoft Word" w:date="2023-11-12T23:39:00Z"/>
        </w:rPr>
      </w:pPr>
      <w:del w:id="1001" w:author="Microsoft Word" w:date="2023-11-12T23:39:00Z">
        <w:r>
          <w:delText>TrenFuncional.</w:delText>
        </w:r>
      </w:del>
    </w:p>
    <w:p w14:paraId="6C3B1378" w14:textId="77777777" w:rsidR="002636BE" w:rsidRDefault="002636BE" w:rsidP="002636BE">
      <w:pPr>
        <w:pStyle w:val="Prrafodelista"/>
        <w:numPr>
          <w:ilvl w:val="0"/>
          <w:numId w:val="9"/>
        </w:numPr>
        <w:jc w:val="both"/>
        <w:rPr>
          <w:del w:id="1002" w:author="Microsoft Word" w:date="2023-11-12T23:39:00Z"/>
        </w:rPr>
      </w:pPr>
      <w:del w:id="1003" w:author="Microsoft Word" w:date="2023-11-12T23:39:00Z">
        <w:r>
          <w:delText>Averiado.</w:delText>
        </w:r>
      </w:del>
    </w:p>
    <w:p w14:paraId="3166D2C3" w14:textId="77777777" w:rsidR="002636BE" w:rsidRDefault="002636BE" w:rsidP="002636BE">
      <w:pPr>
        <w:rPr>
          <w:del w:id="1004" w:author="Microsoft Word" w:date="2023-11-12T23:39:00Z"/>
        </w:rPr>
      </w:pPr>
      <w:del w:id="1005" w:author="Microsoft Word" w:date="2023-11-12T23:39:00Z">
        <w:r>
          <w:delText>A partir de estos estados, podemos destacar las siguientes transiciones:</w:delText>
        </w:r>
      </w:del>
    </w:p>
    <w:p w14:paraId="50B05988" w14:textId="77777777" w:rsidR="002636BE" w:rsidRDefault="002636BE" w:rsidP="002636BE">
      <w:pPr>
        <w:pStyle w:val="Prrafodelista"/>
        <w:numPr>
          <w:ilvl w:val="0"/>
          <w:numId w:val="10"/>
        </w:numPr>
        <w:rPr>
          <w:del w:id="1006" w:author="Microsoft Word" w:date="2023-11-12T23:39:00Z"/>
        </w:rPr>
      </w:pPr>
      <w:del w:id="1007" w:author="Microsoft Word" w:date="2023-11-12T23:39:00Z">
        <w:r w:rsidRPr="00BD5BD7">
          <w:rPr>
            <w:b/>
            <w:bCs/>
          </w:rPr>
          <w:delText>TrenFuncional-&gt;Averiado :</w:delText>
        </w:r>
        <w:r>
          <w:delText xml:space="preserve"> Para que un tren se averíe, inicialmente debe ser un tren funcional. Se ejecuta la operación averiar().</w:delText>
        </w:r>
      </w:del>
    </w:p>
    <w:p w14:paraId="18679651" w14:textId="77777777" w:rsidR="002636BE" w:rsidRDefault="002636BE" w:rsidP="002636BE">
      <w:pPr>
        <w:pStyle w:val="Prrafodelista"/>
        <w:numPr>
          <w:ilvl w:val="0"/>
          <w:numId w:val="10"/>
        </w:numPr>
        <w:rPr>
          <w:del w:id="1008" w:author="Microsoft Word" w:date="2023-11-12T23:39:00Z"/>
        </w:rPr>
      </w:pPr>
      <w:del w:id="1009" w:author="Microsoft Word" w:date="2023-11-12T23:39:00Z">
        <w:r w:rsidRPr="00BD5BD7">
          <w:rPr>
            <w:b/>
            <w:bCs/>
          </w:rPr>
          <w:delText>Averiado-&gt;Averiado :</w:delText>
        </w:r>
        <w:r>
          <w:delText xml:space="preserve"> Mientras un tren esté averiado, se mantendrá parado. Se ejecuta la operación stop().</w:delText>
        </w:r>
      </w:del>
    </w:p>
    <w:p w14:paraId="58FE6815" w14:textId="77777777" w:rsidR="002636BE" w:rsidRPr="00203A95" w:rsidRDefault="002636BE" w:rsidP="002636BE">
      <w:pPr>
        <w:pStyle w:val="Prrafodelista"/>
        <w:numPr>
          <w:ilvl w:val="0"/>
          <w:numId w:val="10"/>
        </w:numPr>
        <w:rPr>
          <w:del w:id="1010" w:author="Microsoft Word" w:date="2023-11-12T23:39:00Z"/>
        </w:rPr>
      </w:pPr>
      <w:del w:id="1011" w:author="Microsoft Word" w:date="2023-11-12T23:39:00Z">
        <w:r w:rsidRPr="00BD5BD7">
          <w:rPr>
            <w:b/>
            <w:bCs/>
          </w:rPr>
          <w:delText>Averiado-&gt;TrenFuncional :</w:delText>
        </w:r>
        <w:r>
          <w:delText xml:space="preserve"> Para que un tren se repare, inicialmente debe estar averiado. Se ejecuta la operación reparar().</w:delText>
        </w:r>
      </w:del>
    </w:p>
    <w:p w14:paraId="30AB6307" w14:textId="1D22DEAE" w:rsidR="009601F1" w:rsidRDefault="009601F1" w:rsidP="00C60B78">
      <w:pPr>
        <w:rPr>
          <w:ins w:id="1012" w:author="Microsoft Word" w:date="2023-11-12T23:39:00Z"/>
        </w:rPr>
      </w:pPr>
      <w:ins w:id="1013" w:author="Microsoft Word" w:date="2023-11-12T23:39:00Z">
        <w:r>
          <w:t xml:space="preserve">Aunque en algunas fotos de nuestros diagramas aparezca un atributo llamado “aforo” en estación, pero es irrelevante y en el código .use se ha eliminado, ya que no tenía utilidad. </w:t>
        </w:r>
      </w:ins>
    </w:p>
    <w:p w14:paraId="798891E0" w14:textId="77777777" w:rsidR="009601F1" w:rsidRDefault="009601F1" w:rsidP="00C60B78">
      <w:pPr>
        <w:rPr>
          <w:ins w:id="1014" w:author="Microsoft Word" w:date="2023-11-12T23:39:00Z"/>
        </w:rPr>
      </w:pPr>
    </w:p>
    <w:p w14:paraId="0BD41E8A" w14:textId="3417A3A8" w:rsidR="009601F1" w:rsidRDefault="009601F1" w:rsidP="00C60B78">
      <w:pPr>
        <w:rPr>
          <w:ins w:id="1015" w:author="Microsoft Word" w:date="2023-11-12T23:39:00Z"/>
        </w:rPr>
      </w:pPr>
      <w:ins w:id="1016" w:author="Microsoft Word" w:date="2023-11-12T23:39:00Z">
        <w:r>
          <w:t>En nuestro diagrama de clases tenemos varias clases que modelan nuestro problema, para empezar tenemos una clase tren que representa los trenes con sus distintos atributos necesarios para implementar un correcto funcionamiento y ciertas operaciones que modelaran el comportamiento del tren como son move, stop, ir a estación, esperar en estación, reparar o averiar.  Por otro lado tenemos una clase reloj, con su clase abstracta, estas son para modelar el tiempo y el paso del tiempo.</w:t>
        </w:r>
      </w:ins>
    </w:p>
    <w:p w14:paraId="0F789759" w14:textId="712A8633" w:rsidR="009601F1" w:rsidRPr="00EF6A90" w:rsidRDefault="009601F1" w:rsidP="00C60B78">
      <w:pPr>
        <w:rPr>
          <w:lang w:val="en-GB"/>
          <w:rPrChange w:id="1017" w:author="Microsoft Word" w:date="2023-11-12T23:39:00Z">
            <w:rPr>
              <w:u w:val="single"/>
            </w:rPr>
          </w:rPrChange>
        </w:rPr>
      </w:pPr>
      <w:ins w:id="1018" w:author="Microsoft Word" w:date="2023-11-12T23:39:00Z">
        <w:r>
          <w:t xml:space="preserve">Para representar la red de metro tenemos una clase estación que se referirá a las estaciones o desde un punto de vista mas matemático nuestros nodos, cada par de estaciones se relacionará por dos vías, una para cada sentido. Este par de vías compondrán el segmento, ya que un segmento puede pertenecer a varias líneas o a una sola. Y por último como ya hemos </w:t>
        </w:r>
        <w:r>
          <w:lastRenderedPageBreak/>
          <w:t>mencionado tenemos una clase línea que modelará las líneas de metro. Cabe mencionar que cada tren pertenece a una sola línea o a ninguna, ya que en la vida real obviamente cada línea tiene sus trenes, ya que estos no pueden saltar de línea a línea.</w:t>
        </w:r>
      </w:ins>
    </w:p>
    <w:sectPr w:rsidR="009601F1" w:rsidRPr="00EF6A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46072"/>
    <w:multiLevelType w:val="hybridMultilevel"/>
    <w:tmpl w:val="89981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4366BC"/>
    <w:multiLevelType w:val="hybridMultilevel"/>
    <w:tmpl w:val="FDDC91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F31EC2"/>
    <w:multiLevelType w:val="hybridMultilevel"/>
    <w:tmpl w:val="59F2334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563651"/>
    <w:multiLevelType w:val="hybridMultilevel"/>
    <w:tmpl w:val="E34A0A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E31562"/>
    <w:multiLevelType w:val="hybridMultilevel"/>
    <w:tmpl w:val="19EA9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542E58"/>
    <w:multiLevelType w:val="hybridMultilevel"/>
    <w:tmpl w:val="3942F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9D37D8"/>
    <w:multiLevelType w:val="multilevel"/>
    <w:tmpl w:val="469A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D82E96"/>
    <w:multiLevelType w:val="multilevel"/>
    <w:tmpl w:val="EA1C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705D18"/>
    <w:multiLevelType w:val="hybridMultilevel"/>
    <w:tmpl w:val="3DC62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A977CA9"/>
    <w:multiLevelType w:val="hybridMultilevel"/>
    <w:tmpl w:val="3CDC1C54"/>
    <w:lvl w:ilvl="0" w:tplc="05ACF7F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51165290">
    <w:abstractNumId w:val="0"/>
  </w:num>
  <w:num w:numId="2" w16cid:durableId="1889876617">
    <w:abstractNumId w:val="6"/>
  </w:num>
  <w:num w:numId="3" w16cid:durableId="562833635">
    <w:abstractNumId w:val="2"/>
  </w:num>
  <w:num w:numId="4" w16cid:durableId="1297180507">
    <w:abstractNumId w:val="3"/>
  </w:num>
  <w:num w:numId="5" w16cid:durableId="1882089385">
    <w:abstractNumId w:val="7"/>
  </w:num>
  <w:num w:numId="6" w16cid:durableId="1680158926">
    <w:abstractNumId w:val="9"/>
  </w:num>
  <w:num w:numId="7" w16cid:durableId="1497184558">
    <w:abstractNumId w:val="1"/>
  </w:num>
  <w:num w:numId="8" w16cid:durableId="965156751">
    <w:abstractNumId w:val="8"/>
  </w:num>
  <w:num w:numId="9" w16cid:durableId="433869293">
    <w:abstractNumId w:val="4"/>
  </w:num>
  <w:num w:numId="10" w16cid:durableId="3555397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B78"/>
    <w:rsid w:val="00013576"/>
    <w:rsid w:val="00017509"/>
    <w:rsid w:val="00025703"/>
    <w:rsid w:val="00035353"/>
    <w:rsid w:val="000C459D"/>
    <w:rsid w:val="000D33BD"/>
    <w:rsid w:val="001836F6"/>
    <w:rsid w:val="001865E4"/>
    <w:rsid w:val="001A5AC7"/>
    <w:rsid w:val="001C138C"/>
    <w:rsid w:val="00262271"/>
    <w:rsid w:val="002636BE"/>
    <w:rsid w:val="002E4614"/>
    <w:rsid w:val="00332246"/>
    <w:rsid w:val="003364B4"/>
    <w:rsid w:val="003409CB"/>
    <w:rsid w:val="00357607"/>
    <w:rsid w:val="003D4DC7"/>
    <w:rsid w:val="004108F8"/>
    <w:rsid w:val="00424B08"/>
    <w:rsid w:val="0043062D"/>
    <w:rsid w:val="00453FE2"/>
    <w:rsid w:val="004831D5"/>
    <w:rsid w:val="004D071F"/>
    <w:rsid w:val="004D5051"/>
    <w:rsid w:val="005563B7"/>
    <w:rsid w:val="00592CE3"/>
    <w:rsid w:val="00641740"/>
    <w:rsid w:val="006B4C93"/>
    <w:rsid w:val="006C1B38"/>
    <w:rsid w:val="006E5D48"/>
    <w:rsid w:val="006F1B78"/>
    <w:rsid w:val="00712874"/>
    <w:rsid w:val="00714ED6"/>
    <w:rsid w:val="0076661D"/>
    <w:rsid w:val="007B21FF"/>
    <w:rsid w:val="007E31D1"/>
    <w:rsid w:val="0081230A"/>
    <w:rsid w:val="00812E00"/>
    <w:rsid w:val="008B6376"/>
    <w:rsid w:val="008E4FF8"/>
    <w:rsid w:val="00925FED"/>
    <w:rsid w:val="009601F1"/>
    <w:rsid w:val="0097693C"/>
    <w:rsid w:val="00994E21"/>
    <w:rsid w:val="00A009B5"/>
    <w:rsid w:val="00A07B89"/>
    <w:rsid w:val="00A24EFB"/>
    <w:rsid w:val="00A4035C"/>
    <w:rsid w:val="00A56CA4"/>
    <w:rsid w:val="00A616F7"/>
    <w:rsid w:val="00A835E6"/>
    <w:rsid w:val="00A83FDC"/>
    <w:rsid w:val="00AA1FFE"/>
    <w:rsid w:val="00AD4D9E"/>
    <w:rsid w:val="00B27F6F"/>
    <w:rsid w:val="00BA2EB6"/>
    <w:rsid w:val="00BC2651"/>
    <w:rsid w:val="00BF6533"/>
    <w:rsid w:val="00C46DAC"/>
    <w:rsid w:val="00C60B78"/>
    <w:rsid w:val="00C86438"/>
    <w:rsid w:val="00CB0999"/>
    <w:rsid w:val="00D066F8"/>
    <w:rsid w:val="00D52261"/>
    <w:rsid w:val="00D8791E"/>
    <w:rsid w:val="00D967E0"/>
    <w:rsid w:val="00DF5D53"/>
    <w:rsid w:val="00E329F7"/>
    <w:rsid w:val="00E67CBA"/>
    <w:rsid w:val="00E73B0E"/>
    <w:rsid w:val="00E97DE8"/>
    <w:rsid w:val="00ED04CC"/>
    <w:rsid w:val="00EE3B41"/>
    <w:rsid w:val="00EF6A90"/>
    <w:rsid w:val="00F1094D"/>
    <w:rsid w:val="00F44AF0"/>
    <w:rsid w:val="00F7340F"/>
    <w:rsid w:val="00F7623F"/>
    <w:rsid w:val="00F76D89"/>
    <w:rsid w:val="00F801EC"/>
    <w:rsid w:val="00F809AE"/>
    <w:rsid w:val="00FD3972"/>
    <w:rsid w:val="00FD3C69"/>
    <w:rsid w:val="00FD60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5E73E"/>
  <w15:chartTrackingRefBased/>
  <w15:docId w15:val="{27AABA38-F66C-479A-AA7B-76FA06A4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183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60B78"/>
    <w:pPr>
      <w:ind w:left="720"/>
      <w:contextualSpacing/>
    </w:pPr>
  </w:style>
  <w:style w:type="character" w:customStyle="1" w:styleId="Ttulo2Car">
    <w:name w:val="Título 2 Car"/>
    <w:basedOn w:val="Fuentedeprrafopredeter"/>
    <w:link w:val="Ttulo2"/>
    <w:uiPriority w:val="9"/>
    <w:rsid w:val="001836F6"/>
    <w:rPr>
      <w:rFonts w:asciiTheme="majorHAnsi" w:eastAsiaTheme="majorEastAsia" w:hAnsiTheme="majorHAnsi" w:cstheme="majorBidi"/>
      <w:color w:val="2F5496" w:themeColor="accent1" w:themeShade="BF"/>
      <w:sz w:val="26"/>
      <w:szCs w:val="26"/>
    </w:rPr>
  </w:style>
  <w:style w:type="paragraph" w:styleId="Citadestacada">
    <w:name w:val="Intense Quote"/>
    <w:basedOn w:val="Normal"/>
    <w:next w:val="Normal"/>
    <w:link w:val="CitadestacadaCar"/>
    <w:uiPriority w:val="30"/>
    <w:qFormat/>
    <w:rsid w:val="002636BE"/>
    <w:pPr>
      <w:pBdr>
        <w:top w:val="single" w:sz="4" w:space="10" w:color="4472C4" w:themeColor="accent1"/>
        <w:bottom w:val="single" w:sz="4" w:space="10" w:color="4472C4" w:themeColor="accent1"/>
      </w:pBdr>
      <w:spacing w:before="360" w:after="360"/>
      <w:ind w:left="864" w:right="864"/>
      <w:jc w:val="center"/>
      <w:pPrChange w:id="0" w:author="Microsoft Word" w:date="2023-11-12T23:39:00Z">
        <w:pPr>
          <w:pBdr>
            <w:top w:val="single" w:sz="4" w:space="10" w:color="4472C4" w:themeColor="accent1"/>
            <w:bottom w:val="single" w:sz="4" w:space="10" w:color="4472C4" w:themeColor="accent1"/>
          </w:pBdr>
          <w:spacing w:before="360" w:after="360" w:line="259" w:lineRule="auto"/>
          <w:ind w:left="864" w:right="864"/>
          <w:jc w:val="center"/>
        </w:pPr>
      </w:pPrChange>
    </w:pPr>
    <w:rPr>
      <w:i/>
      <w:iCs/>
      <w:color w:val="4472C4" w:themeColor="accent1"/>
      <w:rPrChange w:id="0" w:author="Microsoft Word" w:date="2023-11-12T23:39:00Z">
        <w:rPr>
          <w:rFonts w:asciiTheme="minorHAnsi" w:eastAsiaTheme="minorHAnsi" w:hAnsiTheme="minorHAnsi" w:cstheme="minorBidi"/>
          <w:i/>
          <w:iCs/>
          <w:color w:val="4472C4" w:themeColor="accent1"/>
          <w:kern w:val="2"/>
          <w:sz w:val="22"/>
          <w:szCs w:val="22"/>
          <w:lang w:val="es-ES" w:eastAsia="en-US" w:bidi="ar-SA"/>
          <w14:ligatures w14:val="standardContextual"/>
        </w:rPr>
      </w:rPrChange>
    </w:rPr>
  </w:style>
  <w:style w:type="character" w:customStyle="1" w:styleId="CitadestacadaCar">
    <w:name w:val="Cita destacada Car"/>
    <w:basedOn w:val="Fuentedeprrafopredeter"/>
    <w:link w:val="Citadestacada"/>
    <w:uiPriority w:val="30"/>
    <w:rsid w:val="001836F6"/>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12215">
      <w:bodyDiv w:val="1"/>
      <w:marLeft w:val="0"/>
      <w:marRight w:val="0"/>
      <w:marTop w:val="0"/>
      <w:marBottom w:val="0"/>
      <w:divBdr>
        <w:top w:val="none" w:sz="0" w:space="0" w:color="auto"/>
        <w:left w:val="none" w:sz="0" w:space="0" w:color="auto"/>
        <w:bottom w:val="none" w:sz="0" w:space="0" w:color="auto"/>
        <w:right w:val="none" w:sz="0" w:space="0" w:color="auto"/>
      </w:divBdr>
      <w:divsChild>
        <w:div w:id="366608868">
          <w:marLeft w:val="0"/>
          <w:marRight w:val="0"/>
          <w:marTop w:val="0"/>
          <w:marBottom w:val="0"/>
          <w:divBdr>
            <w:top w:val="none" w:sz="0" w:space="0" w:color="auto"/>
            <w:left w:val="none" w:sz="0" w:space="0" w:color="auto"/>
            <w:bottom w:val="none" w:sz="0" w:space="0" w:color="auto"/>
            <w:right w:val="none" w:sz="0" w:space="0" w:color="auto"/>
          </w:divBdr>
          <w:divsChild>
            <w:div w:id="2323515">
              <w:marLeft w:val="0"/>
              <w:marRight w:val="0"/>
              <w:marTop w:val="0"/>
              <w:marBottom w:val="0"/>
              <w:divBdr>
                <w:top w:val="none" w:sz="0" w:space="0" w:color="auto"/>
                <w:left w:val="none" w:sz="0" w:space="0" w:color="auto"/>
                <w:bottom w:val="none" w:sz="0" w:space="0" w:color="auto"/>
                <w:right w:val="none" w:sz="0" w:space="0" w:color="auto"/>
              </w:divBdr>
            </w:div>
            <w:div w:id="4401131">
              <w:marLeft w:val="0"/>
              <w:marRight w:val="0"/>
              <w:marTop w:val="0"/>
              <w:marBottom w:val="0"/>
              <w:divBdr>
                <w:top w:val="none" w:sz="0" w:space="0" w:color="auto"/>
                <w:left w:val="none" w:sz="0" w:space="0" w:color="auto"/>
                <w:bottom w:val="none" w:sz="0" w:space="0" w:color="auto"/>
                <w:right w:val="none" w:sz="0" w:space="0" w:color="auto"/>
              </w:divBdr>
            </w:div>
            <w:div w:id="12535145">
              <w:marLeft w:val="0"/>
              <w:marRight w:val="0"/>
              <w:marTop w:val="0"/>
              <w:marBottom w:val="0"/>
              <w:divBdr>
                <w:top w:val="none" w:sz="0" w:space="0" w:color="auto"/>
                <w:left w:val="none" w:sz="0" w:space="0" w:color="auto"/>
                <w:bottom w:val="none" w:sz="0" w:space="0" w:color="auto"/>
                <w:right w:val="none" w:sz="0" w:space="0" w:color="auto"/>
              </w:divBdr>
            </w:div>
            <w:div w:id="20396619">
              <w:marLeft w:val="0"/>
              <w:marRight w:val="0"/>
              <w:marTop w:val="0"/>
              <w:marBottom w:val="0"/>
              <w:divBdr>
                <w:top w:val="none" w:sz="0" w:space="0" w:color="auto"/>
                <w:left w:val="none" w:sz="0" w:space="0" w:color="auto"/>
                <w:bottom w:val="none" w:sz="0" w:space="0" w:color="auto"/>
                <w:right w:val="none" w:sz="0" w:space="0" w:color="auto"/>
              </w:divBdr>
            </w:div>
            <w:div w:id="26681558">
              <w:marLeft w:val="0"/>
              <w:marRight w:val="0"/>
              <w:marTop w:val="0"/>
              <w:marBottom w:val="0"/>
              <w:divBdr>
                <w:top w:val="none" w:sz="0" w:space="0" w:color="auto"/>
                <w:left w:val="none" w:sz="0" w:space="0" w:color="auto"/>
                <w:bottom w:val="none" w:sz="0" w:space="0" w:color="auto"/>
                <w:right w:val="none" w:sz="0" w:space="0" w:color="auto"/>
              </w:divBdr>
            </w:div>
            <w:div w:id="29651749">
              <w:marLeft w:val="0"/>
              <w:marRight w:val="0"/>
              <w:marTop w:val="0"/>
              <w:marBottom w:val="0"/>
              <w:divBdr>
                <w:top w:val="none" w:sz="0" w:space="0" w:color="auto"/>
                <w:left w:val="none" w:sz="0" w:space="0" w:color="auto"/>
                <w:bottom w:val="none" w:sz="0" w:space="0" w:color="auto"/>
                <w:right w:val="none" w:sz="0" w:space="0" w:color="auto"/>
              </w:divBdr>
            </w:div>
            <w:div w:id="34429168">
              <w:marLeft w:val="0"/>
              <w:marRight w:val="0"/>
              <w:marTop w:val="0"/>
              <w:marBottom w:val="0"/>
              <w:divBdr>
                <w:top w:val="none" w:sz="0" w:space="0" w:color="auto"/>
                <w:left w:val="none" w:sz="0" w:space="0" w:color="auto"/>
                <w:bottom w:val="none" w:sz="0" w:space="0" w:color="auto"/>
                <w:right w:val="none" w:sz="0" w:space="0" w:color="auto"/>
              </w:divBdr>
            </w:div>
            <w:div w:id="35085435">
              <w:marLeft w:val="0"/>
              <w:marRight w:val="0"/>
              <w:marTop w:val="0"/>
              <w:marBottom w:val="0"/>
              <w:divBdr>
                <w:top w:val="none" w:sz="0" w:space="0" w:color="auto"/>
                <w:left w:val="none" w:sz="0" w:space="0" w:color="auto"/>
                <w:bottom w:val="none" w:sz="0" w:space="0" w:color="auto"/>
                <w:right w:val="none" w:sz="0" w:space="0" w:color="auto"/>
              </w:divBdr>
            </w:div>
            <w:div w:id="35855918">
              <w:marLeft w:val="0"/>
              <w:marRight w:val="0"/>
              <w:marTop w:val="0"/>
              <w:marBottom w:val="0"/>
              <w:divBdr>
                <w:top w:val="none" w:sz="0" w:space="0" w:color="auto"/>
                <w:left w:val="none" w:sz="0" w:space="0" w:color="auto"/>
                <w:bottom w:val="none" w:sz="0" w:space="0" w:color="auto"/>
                <w:right w:val="none" w:sz="0" w:space="0" w:color="auto"/>
              </w:divBdr>
            </w:div>
            <w:div w:id="68961583">
              <w:marLeft w:val="0"/>
              <w:marRight w:val="0"/>
              <w:marTop w:val="0"/>
              <w:marBottom w:val="0"/>
              <w:divBdr>
                <w:top w:val="none" w:sz="0" w:space="0" w:color="auto"/>
                <w:left w:val="none" w:sz="0" w:space="0" w:color="auto"/>
                <w:bottom w:val="none" w:sz="0" w:space="0" w:color="auto"/>
                <w:right w:val="none" w:sz="0" w:space="0" w:color="auto"/>
              </w:divBdr>
            </w:div>
            <w:div w:id="113646688">
              <w:marLeft w:val="0"/>
              <w:marRight w:val="0"/>
              <w:marTop w:val="0"/>
              <w:marBottom w:val="0"/>
              <w:divBdr>
                <w:top w:val="none" w:sz="0" w:space="0" w:color="auto"/>
                <w:left w:val="none" w:sz="0" w:space="0" w:color="auto"/>
                <w:bottom w:val="none" w:sz="0" w:space="0" w:color="auto"/>
                <w:right w:val="none" w:sz="0" w:space="0" w:color="auto"/>
              </w:divBdr>
            </w:div>
            <w:div w:id="114302042">
              <w:marLeft w:val="0"/>
              <w:marRight w:val="0"/>
              <w:marTop w:val="0"/>
              <w:marBottom w:val="0"/>
              <w:divBdr>
                <w:top w:val="none" w:sz="0" w:space="0" w:color="auto"/>
                <w:left w:val="none" w:sz="0" w:space="0" w:color="auto"/>
                <w:bottom w:val="none" w:sz="0" w:space="0" w:color="auto"/>
                <w:right w:val="none" w:sz="0" w:space="0" w:color="auto"/>
              </w:divBdr>
            </w:div>
            <w:div w:id="116264249">
              <w:marLeft w:val="0"/>
              <w:marRight w:val="0"/>
              <w:marTop w:val="0"/>
              <w:marBottom w:val="0"/>
              <w:divBdr>
                <w:top w:val="none" w:sz="0" w:space="0" w:color="auto"/>
                <w:left w:val="none" w:sz="0" w:space="0" w:color="auto"/>
                <w:bottom w:val="none" w:sz="0" w:space="0" w:color="auto"/>
                <w:right w:val="none" w:sz="0" w:space="0" w:color="auto"/>
              </w:divBdr>
            </w:div>
            <w:div w:id="120195301">
              <w:marLeft w:val="0"/>
              <w:marRight w:val="0"/>
              <w:marTop w:val="0"/>
              <w:marBottom w:val="0"/>
              <w:divBdr>
                <w:top w:val="none" w:sz="0" w:space="0" w:color="auto"/>
                <w:left w:val="none" w:sz="0" w:space="0" w:color="auto"/>
                <w:bottom w:val="none" w:sz="0" w:space="0" w:color="auto"/>
                <w:right w:val="none" w:sz="0" w:space="0" w:color="auto"/>
              </w:divBdr>
            </w:div>
            <w:div w:id="120267760">
              <w:marLeft w:val="0"/>
              <w:marRight w:val="0"/>
              <w:marTop w:val="0"/>
              <w:marBottom w:val="0"/>
              <w:divBdr>
                <w:top w:val="none" w:sz="0" w:space="0" w:color="auto"/>
                <w:left w:val="none" w:sz="0" w:space="0" w:color="auto"/>
                <w:bottom w:val="none" w:sz="0" w:space="0" w:color="auto"/>
                <w:right w:val="none" w:sz="0" w:space="0" w:color="auto"/>
              </w:divBdr>
            </w:div>
            <w:div w:id="139813115">
              <w:marLeft w:val="0"/>
              <w:marRight w:val="0"/>
              <w:marTop w:val="0"/>
              <w:marBottom w:val="0"/>
              <w:divBdr>
                <w:top w:val="none" w:sz="0" w:space="0" w:color="auto"/>
                <w:left w:val="none" w:sz="0" w:space="0" w:color="auto"/>
                <w:bottom w:val="none" w:sz="0" w:space="0" w:color="auto"/>
                <w:right w:val="none" w:sz="0" w:space="0" w:color="auto"/>
              </w:divBdr>
            </w:div>
            <w:div w:id="148181731">
              <w:marLeft w:val="0"/>
              <w:marRight w:val="0"/>
              <w:marTop w:val="0"/>
              <w:marBottom w:val="0"/>
              <w:divBdr>
                <w:top w:val="none" w:sz="0" w:space="0" w:color="auto"/>
                <w:left w:val="none" w:sz="0" w:space="0" w:color="auto"/>
                <w:bottom w:val="none" w:sz="0" w:space="0" w:color="auto"/>
                <w:right w:val="none" w:sz="0" w:space="0" w:color="auto"/>
              </w:divBdr>
            </w:div>
            <w:div w:id="177744355">
              <w:marLeft w:val="0"/>
              <w:marRight w:val="0"/>
              <w:marTop w:val="0"/>
              <w:marBottom w:val="0"/>
              <w:divBdr>
                <w:top w:val="none" w:sz="0" w:space="0" w:color="auto"/>
                <w:left w:val="none" w:sz="0" w:space="0" w:color="auto"/>
                <w:bottom w:val="none" w:sz="0" w:space="0" w:color="auto"/>
                <w:right w:val="none" w:sz="0" w:space="0" w:color="auto"/>
              </w:divBdr>
            </w:div>
            <w:div w:id="192771973">
              <w:marLeft w:val="0"/>
              <w:marRight w:val="0"/>
              <w:marTop w:val="0"/>
              <w:marBottom w:val="0"/>
              <w:divBdr>
                <w:top w:val="none" w:sz="0" w:space="0" w:color="auto"/>
                <w:left w:val="none" w:sz="0" w:space="0" w:color="auto"/>
                <w:bottom w:val="none" w:sz="0" w:space="0" w:color="auto"/>
                <w:right w:val="none" w:sz="0" w:space="0" w:color="auto"/>
              </w:divBdr>
            </w:div>
            <w:div w:id="209616084">
              <w:marLeft w:val="0"/>
              <w:marRight w:val="0"/>
              <w:marTop w:val="0"/>
              <w:marBottom w:val="0"/>
              <w:divBdr>
                <w:top w:val="none" w:sz="0" w:space="0" w:color="auto"/>
                <w:left w:val="none" w:sz="0" w:space="0" w:color="auto"/>
                <w:bottom w:val="none" w:sz="0" w:space="0" w:color="auto"/>
                <w:right w:val="none" w:sz="0" w:space="0" w:color="auto"/>
              </w:divBdr>
            </w:div>
            <w:div w:id="210194042">
              <w:marLeft w:val="0"/>
              <w:marRight w:val="0"/>
              <w:marTop w:val="0"/>
              <w:marBottom w:val="0"/>
              <w:divBdr>
                <w:top w:val="none" w:sz="0" w:space="0" w:color="auto"/>
                <w:left w:val="none" w:sz="0" w:space="0" w:color="auto"/>
                <w:bottom w:val="none" w:sz="0" w:space="0" w:color="auto"/>
                <w:right w:val="none" w:sz="0" w:space="0" w:color="auto"/>
              </w:divBdr>
            </w:div>
            <w:div w:id="214389101">
              <w:marLeft w:val="0"/>
              <w:marRight w:val="0"/>
              <w:marTop w:val="0"/>
              <w:marBottom w:val="0"/>
              <w:divBdr>
                <w:top w:val="none" w:sz="0" w:space="0" w:color="auto"/>
                <w:left w:val="none" w:sz="0" w:space="0" w:color="auto"/>
                <w:bottom w:val="none" w:sz="0" w:space="0" w:color="auto"/>
                <w:right w:val="none" w:sz="0" w:space="0" w:color="auto"/>
              </w:divBdr>
            </w:div>
            <w:div w:id="220560031">
              <w:marLeft w:val="0"/>
              <w:marRight w:val="0"/>
              <w:marTop w:val="0"/>
              <w:marBottom w:val="0"/>
              <w:divBdr>
                <w:top w:val="none" w:sz="0" w:space="0" w:color="auto"/>
                <w:left w:val="none" w:sz="0" w:space="0" w:color="auto"/>
                <w:bottom w:val="none" w:sz="0" w:space="0" w:color="auto"/>
                <w:right w:val="none" w:sz="0" w:space="0" w:color="auto"/>
              </w:divBdr>
            </w:div>
            <w:div w:id="261185467">
              <w:marLeft w:val="0"/>
              <w:marRight w:val="0"/>
              <w:marTop w:val="0"/>
              <w:marBottom w:val="0"/>
              <w:divBdr>
                <w:top w:val="none" w:sz="0" w:space="0" w:color="auto"/>
                <w:left w:val="none" w:sz="0" w:space="0" w:color="auto"/>
                <w:bottom w:val="none" w:sz="0" w:space="0" w:color="auto"/>
                <w:right w:val="none" w:sz="0" w:space="0" w:color="auto"/>
              </w:divBdr>
            </w:div>
            <w:div w:id="263459465">
              <w:marLeft w:val="0"/>
              <w:marRight w:val="0"/>
              <w:marTop w:val="0"/>
              <w:marBottom w:val="0"/>
              <w:divBdr>
                <w:top w:val="none" w:sz="0" w:space="0" w:color="auto"/>
                <w:left w:val="none" w:sz="0" w:space="0" w:color="auto"/>
                <w:bottom w:val="none" w:sz="0" w:space="0" w:color="auto"/>
                <w:right w:val="none" w:sz="0" w:space="0" w:color="auto"/>
              </w:divBdr>
            </w:div>
            <w:div w:id="268398298">
              <w:marLeft w:val="0"/>
              <w:marRight w:val="0"/>
              <w:marTop w:val="0"/>
              <w:marBottom w:val="0"/>
              <w:divBdr>
                <w:top w:val="none" w:sz="0" w:space="0" w:color="auto"/>
                <w:left w:val="none" w:sz="0" w:space="0" w:color="auto"/>
                <w:bottom w:val="none" w:sz="0" w:space="0" w:color="auto"/>
                <w:right w:val="none" w:sz="0" w:space="0" w:color="auto"/>
              </w:divBdr>
            </w:div>
            <w:div w:id="286087257">
              <w:marLeft w:val="0"/>
              <w:marRight w:val="0"/>
              <w:marTop w:val="0"/>
              <w:marBottom w:val="0"/>
              <w:divBdr>
                <w:top w:val="none" w:sz="0" w:space="0" w:color="auto"/>
                <w:left w:val="none" w:sz="0" w:space="0" w:color="auto"/>
                <w:bottom w:val="none" w:sz="0" w:space="0" w:color="auto"/>
                <w:right w:val="none" w:sz="0" w:space="0" w:color="auto"/>
              </w:divBdr>
            </w:div>
            <w:div w:id="291908850">
              <w:marLeft w:val="0"/>
              <w:marRight w:val="0"/>
              <w:marTop w:val="0"/>
              <w:marBottom w:val="0"/>
              <w:divBdr>
                <w:top w:val="none" w:sz="0" w:space="0" w:color="auto"/>
                <w:left w:val="none" w:sz="0" w:space="0" w:color="auto"/>
                <w:bottom w:val="none" w:sz="0" w:space="0" w:color="auto"/>
                <w:right w:val="none" w:sz="0" w:space="0" w:color="auto"/>
              </w:divBdr>
            </w:div>
            <w:div w:id="292910631">
              <w:marLeft w:val="0"/>
              <w:marRight w:val="0"/>
              <w:marTop w:val="0"/>
              <w:marBottom w:val="0"/>
              <w:divBdr>
                <w:top w:val="none" w:sz="0" w:space="0" w:color="auto"/>
                <w:left w:val="none" w:sz="0" w:space="0" w:color="auto"/>
                <w:bottom w:val="none" w:sz="0" w:space="0" w:color="auto"/>
                <w:right w:val="none" w:sz="0" w:space="0" w:color="auto"/>
              </w:divBdr>
            </w:div>
            <w:div w:id="312174705">
              <w:marLeft w:val="0"/>
              <w:marRight w:val="0"/>
              <w:marTop w:val="0"/>
              <w:marBottom w:val="0"/>
              <w:divBdr>
                <w:top w:val="none" w:sz="0" w:space="0" w:color="auto"/>
                <w:left w:val="none" w:sz="0" w:space="0" w:color="auto"/>
                <w:bottom w:val="none" w:sz="0" w:space="0" w:color="auto"/>
                <w:right w:val="none" w:sz="0" w:space="0" w:color="auto"/>
              </w:divBdr>
            </w:div>
            <w:div w:id="318533397">
              <w:marLeft w:val="0"/>
              <w:marRight w:val="0"/>
              <w:marTop w:val="0"/>
              <w:marBottom w:val="0"/>
              <w:divBdr>
                <w:top w:val="none" w:sz="0" w:space="0" w:color="auto"/>
                <w:left w:val="none" w:sz="0" w:space="0" w:color="auto"/>
                <w:bottom w:val="none" w:sz="0" w:space="0" w:color="auto"/>
                <w:right w:val="none" w:sz="0" w:space="0" w:color="auto"/>
              </w:divBdr>
            </w:div>
            <w:div w:id="333337263">
              <w:marLeft w:val="0"/>
              <w:marRight w:val="0"/>
              <w:marTop w:val="0"/>
              <w:marBottom w:val="0"/>
              <w:divBdr>
                <w:top w:val="none" w:sz="0" w:space="0" w:color="auto"/>
                <w:left w:val="none" w:sz="0" w:space="0" w:color="auto"/>
                <w:bottom w:val="none" w:sz="0" w:space="0" w:color="auto"/>
                <w:right w:val="none" w:sz="0" w:space="0" w:color="auto"/>
              </w:divBdr>
            </w:div>
            <w:div w:id="354770920">
              <w:marLeft w:val="0"/>
              <w:marRight w:val="0"/>
              <w:marTop w:val="0"/>
              <w:marBottom w:val="0"/>
              <w:divBdr>
                <w:top w:val="none" w:sz="0" w:space="0" w:color="auto"/>
                <w:left w:val="none" w:sz="0" w:space="0" w:color="auto"/>
                <w:bottom w:val="none" w:sz="0" w:space="0" w:color="auto"/>
                <w:right w:val="none" w:sz="0" w:space="0" w:color="auto"/>
              </w:divBdr>
            </w:div>
            <w:div w:id="358164566">
              <w:marLeft w:val="0"/>
              <w:marRight w:val="0"/>
              <w:marTop w:val="0"/>
              <w:marBottom w:val="0"/>
              <w:divBdr>
                <w:top w:val="none" w:sz="0" w:space="0" w:color="auto"/>
                <w:left w:val="none" w:sz="0" w:space="0" w:color="auto"/>
                <w:bottom w:val="none" w:sz="0" w:space="0" w:color="auto"/>
                <w:right w:val="none" w:sz="0" w:space="0" w:color="auto"/>
              </w:divBdr>
            </w:div>
            <w:div w:id="377052994">
              <w:marLeft w:val="0"/>
              <w:marRight w:val="0"/>
              <w:marTop w:val="0"/>
              <w:marBottom w:val="0"/>
              <w:divBdr>
                <w:top w:val="none" w:sz="0" w:space="0" w:color="auto"/>
                <w:left w:val="none" w:sz="0" w:space="0" w:color="auto"/>
                <w:bottom w:val="none" w:sz="0" w:space="0" w:color="auto"/>
                <w:right w:val="none" w:sz="0" w:space="0" w:color="auto"/>
              </w:divBdr>
            </w:div>
            <w:div w:id="379332023">
              <w:marLeft w:val="0"/>
              <w:marRight w:val="0"/>
              <w:marTop w:val="0"/>
              <w:marBottom w:val="0"/>
              <w:divBdr>
                <w:top w:val="none" w:sz="0" w:space="0" w:color="auto"/>
                <w:left w:val="none" w:sz="0" w:space="0" w:color="auto"/>
                <w:bottom w:val="none" w:sz="0" w:space="0" w:color="auto"/>
                <w:right w:val="none" w:sz="0" w:space="0" w:color="auto"/>
              </w:divBdr>
            </w:div>
            <w:div w:id="393701690">
              <w:marLeft w:val="0"/>
              <w:marRight w:val="0"/>
              <w:marTop w:val="0"/>
              <w:marBottom w:val="0"/>
              <w:divBdr>
                <w:top w:val="none" w:sz="0" w:space="0" w:color="auto"/>
                <w:left w:val="none" w:sz="0" w:space="0" w:color="auto"/>
                <w:bottom w:val="none" w:sz="0" w:space="0" w:color="auto"/>
                <w:right w:val="none" w:sz="0" w:space="0" w:color="auto"/>
              </w:divBdr>
            </w:div>
            <w:div w:id="407925577">
              <w:marLeft w:val="0"/>
              <w:marRight w:val="0"/>
              <w:marTop w:val="0"/>
              <w:marBottom w:val="0"/>
              <w:divBdr>
                <w:top w:val="none" w:sz="0" w:space="0" w:color="auto"/>
                <w:left w:val="none" w:sz="0" w:space="0" w:color="auto"/>
                <w:bottom w:val="none" w:sz="0" w:space="0" w:color="auto"/>
                <w:right w:val="none" w:sz="0" w:space="0" w:color="auto"/>
              </w:divBdr>
            </w:div>
            <w:div w:id="430318747">
              <w:marLeft w:val="0"/>
              <w:marRight w:val="0"/>
              <w:marTop w:val="0"/>
              <w:marBottom w:val="0"/>
              <w:divBdr>
                <w:top w:val="none" w:sz="0" w:space="0" w:color="auto"/>
                <w:left w:val="none" w:sz="0" w:space="0" w:color="auto"/>
                <w:bottom w:val="none" w:sz="0" w:space="0" w:color="auto"/>
                <w:right w:val="none" w:sz="0" w:space="0" w:color="auto"/>
              </w:divBdr>
            </w:div>
            <w:div w:id="451092200">
              <w:marLeft w:val="0"/>
              <w:marRight w:val="0"/>
              <w:marTop w:val="0"/>
              <w:marBottom w:val="0"/>
              <w:divBdr>
                <w:top w:val="none" w:sz="0" w:space="0" w:color="auto"/>
                <w:left w:val="none" w:sz="0" w:space="0" w:color="auto"/>
                <w:bottom w:val="none" w:sz="0" w:space="0" w:color="auto"/>
                <w:right w:val="none" w:sz="0" w:space="0" w:color="auto"/>
              </w:divBdr>
            </w:div>
            <w:div w:id="451443901">
              <w:marLeft w:val="0"/>
              <w:marRight w:val="0"/>
              <w:marTop w:val="0"/>
              <w:marBottom w:val="0"/>
              <w:divBdr>
                <w:top w:val="none" w:sz="0" w:space="0" w:color="auto"/>
                <w:left w:val="none" w:sz="0" w:space="0" w:color="auto"/>
                <w:bottom w:val="none" w:sz="0" w:space="0" w:color="auto"/>
                <w:right w:val="none" w:sz="0" w:space="0" w:color="auto"/>
              </w:divBdr>
            </w:div>
            <w:div w:id="457145247">
              <w:marLeft w:val="0"/>
              <w:marRight w:val="0"/>
              <w:marTop w:val="0"/>
              <w:marBottom w:val="0"/>
              <w:divBdr>
                <w:top w:val="none" w:sz="0" w:space="0" w:color="auto"/>
                <w:left w:val="none" w:sz="0" w:space="0" w:color="auto"/>
                <w:bottom w:val="none" w:sz="0" w:space="0" w:color="auto"/>
                <w:right w:val="none" w:sz="0" w:space="0" w:color="auto"/>
              </w:divBdr>
            </w:div>
            <w:div w:id="464468070">
              <w:marLeft w:val="0"/>
              <w:marRight w:val="0"/>
              <w:marTop w:val="0"/>
              <w:marBottom w:val="0"/>
              <w:divBdr>
                <w:top w:val="none" w:sz="0" w:space="0" w:color="auto"/>
                <w:left w:val="none" w:sz="0" w:space="0" w:color="auto"/>
                <w:bottom w:val="none" w:sz="0" w:space="0" w:color="auto"/>
                <w:right w:val="none" w:sz="0" w:space="0" w:color="auto"/>
              </w:divBdr>
            </w:div>
            <w:div w:id="480924086">
              <w:marLeft w:val="0"/>
              <w:marRight w:val="0"/>
              <w:marTop w:val="0"/>
              <w:marBottom w:val="0"/>
              <w:divBdr>
                <w:top w:val="none" w:sz="0" w:space="0" w:color="auto"/>
                <w:left w:val="none" w:sz="0" w:space="0" w:color="auto"/>
                <w:bottom w:val="none" w:sz="0" w:space="0" w:color="auto"/>
                <w:right w:val="none" w:sz="0" w:space="0" w:color="auto"/>
              </w:divBdr>
            </w:div>
            <w:div w:id="482044095">
              <w:marLeft w:val="0"/>
              <w:marRight w:val="0"/>
              <w:marTop w:val="0"/>
              <w:marBottom w:val="0"/>
              <w:divBdr>
                <w:top w:val="none" w:sz="0" w:space="0" w:color="auto"/>
                <w:left w:val="none" w:sz="0" w:space="0" w:color="auto"/>
                <w:bottom w:val="none" w:sz="0" w:space="0" w:color="auto"/>
                <w:right w:val="none" w:sz="0" w:space="0" w:color="auto"/>
              </w:divBdr>
            </w:div>
            <w:div w:id="483356568">
              <w:marLeft w:val="0"/>
              <w:marRight w:val="0"/>
              <w:marTop w:val="0"/>
              <w:marBottom w:val="0"/>
              <w:divBdr>
                <w:top w:val="none" w:sz="0" w:space="0" w:color="auto"/>
                <w:left w:val="none" w:sz="0" w:space="0" w:color="auto"/>
                <w:bottom w:val="none" w:sz="0" w:space="0" w:color="auto"/>
                <w:right w:val="none" w:sz="0" w:space="0" w:color="auto"/>
              </w:divBdr>
            </w:div>
            <w:div w:id="495389737">
              <w:marLeft w:val="0"/>
              <w:marRight w:val="0"/>
              <w:marTop w:val="0"/>
              <w:marBottom w:val="0"/>
              <w:divBdr>
                <w:top w:val="none" w:sz="0" w:space="0" w:color="auto"/>
                <w:left w:val="none" w:sz="0" w:space="0" w:color="auto"/>
                <w:bottom w:val="none" w:sz="0" w:space="0" w:color="auto"/>
                <w:right w:val="none" w:sz="0" w:space="0" w:color="auto"/>
              </w:divBdr>
            </w:div>
            <w:div w:id="526603414">
              <w:marLeft w:val="0"/>
              <w:marRight w:val="0"/>
              <w:marTop w:val="0"/>
              <w:marBottom w:val="0"/>
              <w:divBdr>
                <w:top w:val="none" w:sz="0" w:space="0" w:color="auto"/>
                <w:left w:val="none" w:sz="0" w:space="0" w:color="auto"/>
                <w:bottom w:val="none" w:sz="0" w:space="0" w:color="auto"/>
                <w:right w:val="none" w:sz="0" w:space="0" w:color="auto"/>
              </w:divBdr>
            </w:div>
            <w:div w:id="544221517">
              <w:marLeft w:val="0"/>
              <w:marRight w:val="0"/>
              <w:marTop w:val="0"/>
              <w:marBottom w:val="0"/>
              <w:divBdr>
                <w:top w:val="none" w:sz="0" w:space="0" w:color="auto"/>
                <w:left w:val="none" w:sz="0" w:space="0" w:color="auto"/>
                <w:bottom w:val="none" w:sz="0" w:space="0" w:color="auto"/>
                <w:right w:val="none" w:sz="0" w:space="0" w:color="auto"/>
              </w:divBdr>
            </w:div>
            <w:div w:id="580213444">
              <w:marLeft w:val="0"/>
              <w:marRight w:val="0"/>
              <w:marTop w:val="0"/>
              <w:marBottom w:val="0"/>
              <w:divBdr>
                <w:top w:val="none" w:sz="0" w:space="0" w:color="auto"/>
                <w:left w:val="none" w:sz="0" w:space="0" w:color="auto"/>
                <w:bottom w:val="none" w:sz="0" w:space="0" w:color="auto"/>
                <w:right w:val="none" w:sz="0" w:space="0" w:color="auto"/>
              </w:divBdr>
            </w:div>
            <w:div w:id="599530155">
              <w:marLeft w:val="0"/>
              <w:marRight w:val="0"/>
              <w:marTop w:val="0"/>
              <w:marBottom w:val="0"/>
              <w:divBdr>
                <w:top w:val="none" w:sz="0" w:space="0" w:color="auto"/>
                <w:left w:val="none" w:sz="0" w:space="0" w:color="auto"/>
                <w:bottom w:val="none" w:sz="0" w:space="0" w:color="auto"/>
                <w:right w:val="none" w:sz="0" w:space="0" w:color="auto"/>
              </w:divBdr>
            </w:div>
            <w:div w:id="606885769">
              <w:marLeft w:val="0"/>
              <w:marRight w:val="0"/>
              <w:marTop w:val="0"/>
              <w:marBottom w:val="0"/>
              <w:divBdr>
                <w:top w:val="none" w:sz="0" w:space="0" w:color="auto"/>
                <w:left w:val="none" w:sz="0" w:space="0" w:color="auto"/>
                <w:bottom w:val="none" w:sz="0" w:space="0" w:color="auto"/>
                <w:right w:val="none" w:sz="0" w:space="0" w:color="auto"/>
              </w:divBdr>
            </w:div>
            <w:div w:id="624965117">
              <w:marLeft w:val="0"/>
              <w:marRight w:val="0"/>
              <w:marTop w:val="0"/>
              <w:marBottom w:val="0"/>
              <w:divBdr>
                <w:top w:val="none" w:sz="0" w:space="0" w:color="auto"/>
                <w:left w:val="none" w:sz="0" w:space="0" w:color="auto"/>
                <w:bottom w:val="none" w:sz="0" w:space="0" w:color="auto"/>
                <w:right w:val="none" w:sz="0" w:space="0" w:color="auto"/>
              </w:divBdr>
            </w:div>
            <w:div w:id="636028732">
              <w:marLeft w:val="0"/>
              <w:marRight w:val="0"/>
              <w:marTop w:val="0"/>
              <w:marBottom w:val="0"/>
              <w:divBdr>
                <w:top w:val="none" w:sz="0" w:space="0" w:color="auto"/>
                <w:left w:val="none" w:sz="0" w:space="0" w:color="auto"/>
                <w:bottom w:val="none" w:sz="0" w:space="0" w:color="auto"/>
                <w:right w:val="none" w:sz="0" w:space="0" w:color="auto"/>
              </w:divBdr>
            </w:div>
            <w:div w:id="649481966">
              <w:marLeft w:val="0"/>
              <w:marRight w:val="0"/>
              <w:marTop w:val="0"/>
              <w:marBottom w:val="0"/>
              <w:divBdr>
                <w:top w:val="none" w:sz="0" w:space="0" w:color="auto"/>
                <w:left w:val="none" w:sz="0" w:space="0" w:color="auto"/>
                <w:bottom w:val="none" w:sz="0" w:space="0" w:color="auto"/>
                <w:right w:val="none" w:sz="0" w:space="0" w:color="auto"/>
              </w:divBdr>
            </w:div>
            <w:div w:id="651837273">
              <w:marLeft w:val="0"/>
              <w:marRight w:val="0"/>
              <w:marTop w:val="0"/>
              <w:marBottom w:val="0"/>
              <w:divBdr>
                <w:top w:val="none" w:sz="0" w:space="0" w:color="auto"/>
                <w:left w:val="none" w:sz="0" w:space="0" w:color="auto"/>
                <w:bottom w:val="none" w:sz="0" w:space="0" w:color="auto"/>
                <w:right w:val="none" w:sz="0" w:space="0" w:color="auto"/>
              </w:divBdr>
            </w:div>
            <w:div w:id="660231459">
              <w:marLeft w:val="0"/>
              <w:marRight w:val="0"/>
              <w:marTop w:val="0"/>
              <w:marBottom w:val="0"/>
              <w:divBdr>
                <w:top w:val="none" w:sz="0" w:space="0" w:color="auto"/>
                <w:left w:val="none" w:sz="0" w:space="0" w:color="auto"/>
                <w:bottom w:val="none" w:sz="0" w:space="0" w:color="auto"/>
                <w:right w:val="none" w:sz="0" w:space="0" w:color="auto"/>
              </w:divBdr>
            </w:div>
            <w:div w:id="671683241">
              <w:marLeft w:val="0"/>
              <w:marRight w:val="0"/>
              <w:marTop w:val="0"/>
              <w:marBottom w:val="0"/>
              <w:divBdr>
                <w:top w:val="none" w:sz="0" w:space="0" w:color="auto"/>
                <w:left w:val="none" w:sz="0" w:space="0" w:color="auto"/>
                <w:bottom w:val="none" w:sz="0" w:space="0" w:color="auto"/>
                <w:right w:val="none" w:sz="0" w:space="0" w:color="auto"/>
              </w:divBdr>
            </w:div>
            <w:div w:id="681860955">
              <w:marLeft w:val="0"/>
              <w:marRight w:val="0"/>
              <w:marTop w:val="0"/>
              <w:marBottom w:val="0"/>
              <w:divBdr>
                <w:top w:val="none" w:sz="0" w:space="0" w:color="auto"/>
                <w:left w:val="none" w:sz="0" w:space="0" w:color="auto"/>
                <w:bottom w:val="none" w:sz="0" w:space="0" w:color="auto"/>
                <w:right w:val="none" w:sz="0" w:space="0" w:color="auto"/>
              </w:divBdr>
            </w:div>
            <w:div w:id="694037777">
              <w:marLeft w:val="0"/>
              <w:marRight w:val="0"/>
              <w:marTop w:val="0"/>
              <w:marBottom w:val="0"/>
              <w:divBdr>
                <w:top w:val="none" w:sz="0" w:space="0" w:color="auto"/>
                <w:left w:val="none" w:sz="0" w:space="0" w:color="auto"/>
                <w:bottom w:val="none" w:sz="0" w:space="0" w:color="auto"/>
                <w:right w:val="none" w:sz="0" w:space="0" w:color="auto"/>
              </w:divBdr>
            </w:div>
            <w:div w:id="697777416">
              <w:marLeft w:val="0"/>
              <w:marRight w:val="0"/>
              <w:marTop w:val="0"/>
              <w:marBottom w:val="0"/>
              <w:divBdr>
                <w:top w:val="none" w:sz="0" w:space="0" w:color="auto"/>
                <w:left w:val="none" w:sz="0" w:space="0" w:color="auto"/>
                <w:bottom w:val="none" w:sz="0" w:space="0" w:color="auto"/>
                <w:right w:val="none" w:sz="0" w:space="0" w:color="auto"/>
              </w:divBdr>
            </w:div>
            <w:div w:id="704401897">
              <w:marLeft w:val="0"/>
              <w:marRight w:val="0"/>
              <w:marTop w:val="0"/>
              <w:marBottom w:val="0"/>
              <w:divBdr>
                <w:top w:val="none" w:sz="0" w:space="0" w:color="auto"/>
                <w:left w:val="none" w:sz="0" w:space="0" w:color="auto"/>
                <w:bottom w:val="none" w:sz="0" w:space="0" w:color="auto"/>
                <w:right w:val="none" w:sz="0" w:space="0" w:color="auto"/>
              </w:divBdr>
            </w:div>
            <w:div w:id="725568007">
              <w:marLeft w:val="0"/>
              <w:marRight w:val="0"/>
              <w:marTop w:val="0"/>
              <w:marBottom w:val="0"/>
              <w:divBdr>
                <w:top w:val="none" w:sz="0" w:space="0" w:color="auto"/>
                <w:left w:val="none" w:sz="0" w:space="0" w:color="auto"/>
                <w:bottom w:val="none" w:sz="0" w:space="0" w:color="auto"/>
                <w:right w:val="none" w:sz="0" w:space="0" w:color="auto"/>
              </w:divBdr>
            </w:div>
            <w:div w:id="745807954">
              <w:marLeft w:val="0"/>
              <w:marRight w:val="0"/>
              <w:marTop w:val="0"/>
              <w:marBottom w:val="0"/>
              <w:divBdr>
                <w:top w:val="none" w:sz="0" w:space="0" w:color="auto"/>
                <w:left w:val="none" w:sz="0" w:space="0" w:color="auto"/>
                <w:bottom w:val="none" w:sz="0" w:space="0" w:color="auto"/>
                <w:right w:val="none" w:sz="0" w:space="0" w:color="auto"/>
              </w:divBdr>
            </w:div>
            <w:div w:id="746458600">
              <w:marLeft w:val="0"/>
              <w:marRight w:val="0"/>
              <w:marTop w:val="0"/>
              <w:marBottom w:val="0"/>
              <w:divBdr>
                <w:top w:val="none" w:sz="0" w:space="0" w:color="auto"/>
                <w:left w:val="none" w:sz="0" w:space="0" w:color="auto"/>
                <w:bottom w:val="none" w:sz="0" w:space="0" w:color="auto"/>
                <w:right w:val="none" w:sz="0" w:space="0" w:color="auto"/>
              </w:divBdr>
            </w:div>
            <w:div w:id="746616585">
              <w:marLeft w:val="0"/>
              <w:marRight w:val="0"/>
              <w:marTop w:val="0"/>
              <w:marBottom w:val="0"/>
              <w:divBdr>
                <w:top w:val="none" w:sz="0" w:space="0" w:color="auto"/>
                <w:left w:val="none" w:sz="0" w:space="0" w:color="auto"/>
                <w:bottom w:val="none" w:sz="0" w:space="0" w:color="auto"/>
                <w:right w:val="none" w:sz="0" w:space="0" w:color="auto"/>
              </w:divBdr>
            </w:div>
            <w:div w:id="756631665">
              <w:marLeft w:val="0"/>
              <w:marRight w:val="0"/>
              <w:marTop w:val="0"/>
              <w:marBottom w:val="0"/>
              <w:divBdr>
                <w:top w:val="none" w:sz="0" w:space="0" w:color="auto"/>
                <w:left w:val="none" w:sz="0" w:space="0" w:color="auto"/>
                <w:bottom w:val="none" w:sz="0" w:space="0" w:color="auto"/>
                <w:right w:val="none" w:sz="0" w:space="0" w:color="auto"/>
              </w:divBdr>
            </w:div>
            <w:div w:id="757871238">
              <w:marLeft w:val="0"/>
              <w:marRight w:val="0"/>
              <w:marTop w:val="0"/>
              <w:marBottom w:val="0"/>
              <w:divBdr>
                <w:top w:val="none" w:sz="0" w:space="0" w:color="auto"/>
                <w:left w:val="none" w:sz="0" w:space="0" w:color="auto"/>
                <w:bottom w:val="none" w:sz="0" w:space="0" w:color="auto"/>
                <w:right w:val="none" w:sz="0" w:space="0" w:color="auto"/>
              </w:divBdr>
            </w:div>
            <w:div w:id="773401382">
              <w:marLeft w:val="0"/>
              <w:marRight w:val="0"/>
              <w:marTop w:val="0"/>
              <w:marBottom w:val="0"/>
              <w:divBdr>
                <w:top w:val="none" w:sz="0" w:space="0" w:color="auto"/>
                <w:left w:val="none" w:sz="0" w:space="0" w:color="auto"/>
                <w:bottom w:val="none" w:sz="0" w:space="0" w:color="auto"/>
                <w:right w:val="none" w:sz="0" w:space="0" w:color="auto"/>
              </w:divBdr>
            </w:div>
            <w:div w:id="782042048">
              <w:marLeft w:val="0"/>
              <w:marRight w:val="0"/>
              <w:marTop w:val="0"/>
              <w:marBottom w:val="0"/>
              <w:divBdr>
                <w:top w:val="none" w:sz="0" w:space="0" w:color="auto"/>
                <w:left w:val="none" w:sz="0" w:space="0" w:color="auto"/>
                <w:bottom w:val="none" w:sz="0" w:space="0" w:color="auto"/>
                <w:right w:val="none" w:sz="0" w:space="0" w:color="auto"/>
              </w:divBdr>
            </w:div>
            <w:div w:id="786311215">
              <w:marLeft w:val="0"/>
              <w:marRight w:val="0"/>
              <w:marTop w:val="0"/>
              <w:marBottom w:val="0"/>
              <w:divBdr>
                <w:top w:val="none" w:sz="0" w:space="0" w:color="auto"/>
                <w:left w:val="none" w:sz="0" w:space="0" w:color="auto"/>
                <w:bottom w:val="none" w:sz="0" w:space="0" w:color="auto"/>
                <w:right w:val="none" w:sz="0" w:space="0" w:color="auto"/>
              </w:divBdr>
            </w:div>
            <w:div w:id="787168402">
              <w:marLeft w:val="0"/>
              <w:marRight w:val="0"/>
              <w:marTop w:val="0"/>
              <w:marBottom w:val="0"/>
              <w:divBdr>
                <w:top w:val="none" w:sz="0" w:space="0" w:color="auto"/>
                <w:left w:val="none" w:sz="0" w:space="0" w:color="auto"/>
                <w:bottom w:val="none" w:sz="0" w:space="0" w:color="auto"/>
                <w:right w:val="none" w:sz="0" w:space="0" w:color="auto"/>
              </w:divBdr>
            </w:div>
            <w:div w:id="787508968">
              <w:marLeft w:val="0"/>
              <w:marRight w:val="0"/>
              <w:marTop w:val="0"/>
              <w:marBottom w:val="0"/>
              <w:divBdr>
                <w:top w:val="none" w:sz="0" w:space="0" w:color="auto"/>
                <w:left w:val="none" w:sz="0" w:space="0" w:color="auto"/>
                <w:bottom w:val="none" w:sz="0" w:space="0" w:color="auto"/>
                <w:right w:val="none" w:sz="0" w:space="0" w:color="auto"/>
              </w:divBdr>
            </w:div>
            <w:div w:id="791165925">
              <w:marLeft w:val="0"/>
              <w:marRight w:val="0"/>
              <w:marTop w:val="0"/>
              <w:marBottom w:val="0"/>
              <w:divBdr>
                <w:top w:val="none" w:sz="0" w:space="0" w:color="auto"/>
                <w:left w:val="none" w:sz="0" w:space="0" w:color="auto"/>
                <w:bottom w:val="none" w:sz="0" w:space="0" w:color="auto"/>
                <w:right w:val="none" w:sz="0" w:space="0" w:color="auto"/>
              </w:divBdr>
            </w:div>
            <w:div w:id="798450667">
              <w:marLeft w:val="0"/>
              <w:marRight w:val="0"/>
              <w:marTop w:val="0"/>
              <w:marBottom w:val="0"/>
              <w:divBdr>
                <w:top w:val="none" w:sz="0" w:space="0" w:color="auto"/>
                <w:left w:val="none" w:sz="0" w:space="0" w:color="auto"/>
                <w:bottom w:val="none" w:sz="0" w:space="0" w:color="auto"/>
                <w:right w:val="none" w:sz="0" w:space="0" w:color="auto"/>
              </w:divBdr>
            </w:div>
            <w:div w:id="804541894">
              <w:marLeft w:val="0"/>
              <w:marRight w:val="0"/>
              <w:marTop w:val="0"/>
              <w:marBottom w:val="0"/>
              <w:divBdr>
                <w:top w:val="none" w:sz="0" w:space="0" w:color="auto"/>
                <w:left w:val="none" w:sz="0" w:space="0" w:color="auto"/>
                <w:bottom w:val="none" w:sz="0" w:space="0" w:color="auto"/>
                <w:right w:val="none" w:sz="0" w:space="0" w:color="auto"/>
              </w:divBdr>
            </w:div>
            <w:div w:id="817769829">
              <w:marLeft w:val="0"/>
              <w:marRight w:val="0"/>
              <w:marTop w:val="0"/>
              <w:marBottom w:val="0"/>
              <w:divBdr>
                <w:top w:val="none" w:sz="0" w:space="0" w:color="auto"/>
                <w:left w:val="none" w:sz="0" w:space="0" w:color="auto"/>
                <w:bottom w:val="none" w:sz="0" w:space="0" w:color="auto"/>
                <w:right w:val="none" w:sz="0" w:space="0" w:color="auto"/>
              </w:divBdr>
            </w:div>
            <w:div w:id="822620501">
              <w:marLeft w:val="0"/>
              <w:marRight w:val="0"/>
              <w:marTop w:val="0"/>
              <w:marBottom w:val="0"/>
              <w:divBdr>
                <w:top w:val="none" w:sz="0" w:space="0" w:color="auto"/>
                <w:left w:val="none" w:sz="0" w:space="0" w:color="auto"/>
                <w:bottom w:val="none" w:sz="0" w:space="0" w:color="auto"/>
                <w:right w:val="none" w:sz="0" w:space="0" w:color="auto"/>
              </w:divBdr>
            </w:div>
            <w:div w:id="837311518">
              <w:marLeft w:val="0"/>
              <w:marRight w:val="0"/>
              <w:marTop w:val="0"/>
              <w:marBottom w:val="0"/>
              <w:divBdr>
                <w:top w:val="none" w:sz="0" w:space="0" w:color="auto"/>
                <w:left w:val="none" w:sz="0" w:space="0" w:color="auto"/>
                <w:bottom w:val="none" w:sz="0" w:space="0" w:color="auto"/>
                <w:right w:val="none" w:sz="0" w:space="0" w:color="auto"/>
              </w:divBdr>
            </w:div>
            <w:div w:id="837378900">
              <w:marLeft w:val="0"/>
              <w:marRight w:val="0"/>
              <w:marTop w:val="0"/>
              <w:marBottom w:val="0"/>
              <w:divBdr>
                <w:top w:val="none" w:sz="0" w:space="0" w:color="auto"/>
                <w:left w:val="none" w:sz="0" w:space="0" w:color="auto"/>
                <w:bottom w:val="none" w:sz="0" w:space="0" w:color="auto"/>
                <w:right w:val="none" w:sz="0" w:space="0" w:color="auto"/>
              </w:divBdr>
            </w:div>
            <w:div w:id="851142318">
              <w:marLeft w:val="0"/>
              <w:marRight w:val="0"/>
              <w:marTop w:val="0"/>
              <w:marBottom w:val="0"/>
              <w:divBdr>
                <w:top w:val="none" w:sz="0" w:space="0" w:color="auto"/>
                <w:left w:val="none" w:sz="0" w:space="0" w:color="auto"/>
                <w:bottom w:val="none" w:sz="0" w:space="0" w:color="auto"/>
                <w:right w:val="none" w:sz="0" w:space="0" w:color="auto"/>
              </w:divBdr>
            </w:div>
            <w:div w:id="867983988">
              <w:marLeft w:val="0"/>
              <w:marRight w:val="0"/>
              <w:marTop w:val="0"/>
              <w:marBottom w:val="0"/>
              <w:divBdr>
                <w:top w:val="none" w:sz="0" w:space="0" w:color="auto"/>
                <w:left w:val="none" w:sz="0" w:space="0" w:color="auto"/>
                <w:bottom w:val="none" w:sz="0" w:space="0" w:color="auto"/>
                <w:right w:val="none" w:sz="0" w:space="0" w:color="auto"/>
              </w:divBdr>
            </w:div>
            <w:div w:id="873227360">
              <w:marLeft w:val="0"/>
              <w:marRight w:val="0"/>
              <w:marTop w:val="0"/>
              <w:marBottom w:val="0"/>
              <w:divBdr>
                <w:top w:val="none" w:sz="0" w:space="0" w:color="auto"/>
                <w:left w:val="none" w:sz="0" w:space="0" w:color="auto"/>
                <w:bottom w:val="none" w:sz="0" w:space="0" w:color="auto"/>
                <w:right w:val="none" w:sz="0" w:space="0" w:color="auto"/>
              </w:divBdr>
            </w:div>
            <w:div w:id="876821830">
              <w:marLeft w:val="0"/>
              <w:marRight w:val="0"/>
              <w:marTop w:val="0"/>
              <w:marBottom w:val="0"/>
              <w:divBdr>
                <w:top w:val="none" w:sz="0" w:space="0" w:color="auto"/>
                <w:left w:val="none" w:sz="0" w:space="0" w:color="auto"/>
                <w:bottom w:val="none" w:sz="0" w:space="0" w:color="auto"/>
                <w:right w:val="none" w:sz="0" w:space="0" w:color="auto"/>
              </w:divBdr>
            </w:div>
            <w:div w:id="891699758">
              <w:marLeft w:val="0"/>
              <w:marRight w:val="0"/>
              <w:marTop w:val="0"/>
              <w:marBottom w:val="0"/>
              <w:divBdr>
                <w:top w:val="none" w:sz="0" w:space="0" w:color="auto"/>
                <w:left w:val="none" w:sz="0" w:space="0" w:color="auto"/>
                <w:bottom w:val="none" w:sz="0" w:space="0" w:color="auto"/>
                <w:right w:val="none" w:sz="0" w:space="0" w:color="auto"/>
              </w:divBdr>
            </w:div>
            <w:div w:id="905067311">
              <w:marLeft w:val="0"/>
              <w:marRight w:val="0"/>
              <w:marTop w:val="0"/>
              <w:marBottom w:val="0"/>
              <w:divBdr>
                <w:top w:val="none" w:sz="0" w:space="0" w:color="auto"/>
                <w:left w:val="none" w:sz="0" w:space="0" w:color="auto"/>
                <w:bottom w:val="none" w:sz="0" w:space="0" w:color="auto"/>
                <w:right w:val="none" w:sz="0" w:space="0" w:color="auto"/>
              </w:divBdr>
            </w:div>
            <w:div w:id="910429829">
              <w:marLeft w:val="0"/>
              <w:marRight w:val="0"/>
              <w:marTop w:val="0"/>
              <w:marBottom w:val="0"/>
              <w:divBdr>
                <w:top w:val="none" w:sz="0" w:space="0" w:color="auto"/>
                <w:left w:val="none" w:sz="0" w:space="0" w:color="auto"/>
                <w:bottom w:val="none" w:sz="0" w:space="0" w:color="auto"/>
                <w:right w:val="none" w:sz="0" w:space="0" w:color="auto"/>
              </w:divBdr>
            </w:div>
            <w:div w:id="912281240">
              <w:marLeft w:val="0"/>
              <w:marRight w:val="0"/>
              <w:marTop w:val="0"/>
              <w:marBottom w:val="0"/>
              <w:divBdr>
                <w:top w:val="none" w:sz="0" w:space="0" w:color="auto"/>
                <w:left w:val="none" w:sz="0" w:space="0" w:color="auto"/>
                <w:bottom w:val="none" w:sz="0" w:space="0" w:color="auto"/>
                <w:right w:val="none" w:sz="0" w:space="0" w:color="auto"/>
              </w:divBdr>
            </w:div>
            <w:div w:id="912616618">
              <w:marLeft w:val="0"/>
              <w:marRight w:val="0"/>
              <w:marTop w:val="0"/>
              <w:marBottom w:val="0"/>
              <w:divBdr>
                <w:top w:val="none" w:sz="0" w:space="0" w:color="auto"/>
                <w:left w:val="none" w:sz="0" w:space="0" w:color="auto"/>
                <w:bottom w:val="none" w:sz="0" w:space="0" w:color="auto"/>
                <w:right w:val="none" w:sz="0" w:space="0" w:color="auto"/>
              </w:divBdr>
            </w:div>
            <w:div w:id="912616625">
              <w:marLeft w:val="0"/>
              <w:marRight w:val="0"/>
              <w:marTop w:val="0"/>
              <w:marBottom w:val="0"/>
              <w:divBdr>
                <w:top w:val="none" w:sz="0" w:space="0" w:color="auto"/>
                <w:left w:val="none" w:sz="0" w:space="0" w:color="auto"/>
                <w:bottom w:val="none" w:sz="0" w:space="0" w:color="auto"/>
                <w:right w:val="none" w:sz="0" w:space="0" w:color="auto"/>
              </w:divBdr>
            </w:div>
            <w:div w:id="919559922">
              <w:marLeft w:val="0"/>
              <w:marRight w:val="0"/>
              <w:marTop w:val="0"/>
              <w:marBottom w:val="0"/>
              <w:divBdr>
                <w:top w:val="none" w:sz="0" w:space="0" w:color="auto"/>
                <w:left w:val="none" w:sz="0" w:space="0" w:color="auto"/>
                <w:bottom w:val="none" w:sz="0" w:space="0" w:color="auto"/>
                <w:right w:val="none" w:sz="0" w:space="0" w:color="auto"/>
              </w:divBdr>
            </w:div>
            <w:div w:id="935678331">
              <w:marLeft w:val="0"/>
              <w:marRight w:val="0"/>
              <w:marTop w:val="0"/>
              <w:marBottom w:val="0"/>
              <w:divBdr>
                <w:top w:val="none" w:sz="0" w:space="0" w:color="auto"/>
                <w:left w:val="none" w:sz="0" w:space="0" w:color="auto"/>
                <w:bottom w:val="none" w:sz="0" w:space="0" w:color="auto"/>
                <w:right w:val="none" w:sz="0" w:space="0" w:color="auto"/>
              </w:divBdr>
            </w:div>
            <w:div w:id="953249485">
              <w:marLeft w:val="0"/>
              <w:marRight w:val="0"/>
              <w:marTop w:val="0"/>
              <w:marBottom w:val="0"/>
              <w:divBdr>
                <w:top w:val="none" w:sz="0" w:space="0" w:color="auto"/>
                <w:left w:val="none" w:sz="0" w:space="0" w:color="auto"/>
                <w:bottom w:val="none" w:sz="0" w:space="0" w:color="auto"/>
                <w:right w:val="none" w:sz="0" w:space="0" w:color="auto"/>
              </w:divBdr>
            </w:div>
            <w:div w:id="973680096">
              <w:marLeft w:val="0"/>
              <w:marRight w:val="0"/>
              <w:marTop w:val="0"/>
              <w:marBottom w:val="0"/>
              <w:divBdr>
                <w:top w:val="none" w:sz="0" w:space="0" w:color="auto"/>
                <w:left w:val="none" w:sz="0" w:space="0" w:color="auto"/>
                <w:bottom w:val="none" w:sz="0" w:space="0" w:color="auto"/>
                <w:right w:val="none" w:sz="0" w:space="0" w:color="auto"/>
              </w:divBdr>
            </w:div>
            <w:div w:id="997417954">
              <w:marLeft w:val="0"/>
              <w:marRight w:val="0"/>
              <w:marTop w:val="0"/>
              <w:marBottom w:val="0"/>
              <w:divBdr>
                <w:top w:val="none" w:sz="0" w:space="0" w:color="auto"/>
                <w:left w:val="none" w:sz="0" w:space="0" w:color="auto"/>
                <w:bottom w:val="none" w:sz="0" w:space="0" w:color="auto"/>
                <w:right w:val="none" w:sz="0" w:space="0" w:color="auto"/>
              </w:divBdr>
            </w:div>
            <w:div w:id="1015692044">
              <w:marLeft w:val="0"/>
              <w:marRight w:val="0"/>
              <w:marTop w:val="0"/>
              <w:marBottom w:val="0"/>
              <w:divBdr>
                <w:top w:val="none" w:sz="0" w:space="0" w:color="auto"/>
                <w:left w:val="none" w:sz="0" w:space="0" w:color="auto"/>
                <w:bottom w:val="none" w:sz="0" w:space="0" w:color="auto"/>
                <w:right w:val="none" w:sz="0" w:space="0" w:color="auto"/>
              </w:divBdr>
            </w:div>
            <w:div w:id="1030182643">
              <w:marLeft w:val="0"/>
              <w:marRight w:val="0"/>
              <w:marTop w:val="0"/>
              <w:marBottom w:val="0"/>
              <w:divBdr>
                <w:top w:val="none" w:sz="0" w:space="0" w:color="auto"/>
                <w:left w:val="none" w:sz="0" w:space="0" w:color="auto"/>
                <w:bottom w:val="none" w:sz="0" w:space="0" w:color="auto"/>
                <w:right w:val="none" w:sz="0" w:space="0" w:color="auto"/>
              </w:divBdr>
            </w:div>
            <w:div w:id="1063407200">
              <w:marLeft w:val="0"/>
              <w:marRight w:val="0"/>
              <w:marTop w:val="0"/>
              <w:marBottom w:val="0"/>
              <w:divBdr>
                <w:top w:val="none" w:sz="0" w:space="0" w:color="auto"/>
                <w:left w:val="none" w:sz="0" w:space="0" w:color="auto"/>
                <w:bottom w:val="none" w:sz="0" w:space="0" w:color="auto"/>
                <w:right w:val="none" w:sz="0" w:space="0" w:color="auto"/>
              </w:divBdr>
            </w:div>
            <w:div w:id="1082261518">
              <w:marLeft w:val="0"/>
              <w:marRight w:val="0"/>
              <w:marTop w:val="0"/>
              <w:marBottom w:val="0"/>
              <w:divBdr>
                <w:top w:val="none" w:sz="0" w:space="0" w:color="auto"/>
                <w:left w:val="none" w:sz="0" w:space="0" w:color="auto"/>
                <w:bottom w:val="none" w:sz="0" w:space="0" w:color="auto"/>
                <w:right w:val="none" w:sz="0" w:space="0" w:color="auto"/>
              </w:divBdr>
            </w:div>
            <w:div w:id="1082987765">
              <w:marLeft w:val="0"/>
              <w:marRight w:val="0"/>
              <w:marTop w:val="0"/>
              <w:marBottom w:val="0"/>
              <w:divBdr>
                <w:top w:val="none" w:sz="0" w:space="0" w:color="auto"/>
                <w:left w:val="none" w:sz="0" w:space="0" w:color="auto"/>
                <w:bottom w:val="none" w:sz="0" w:space="0" w:color="auto"/>
                <w:right w:val="none" w:sz="0" w:space="0" w:color="auto"/>
              </w:divBdr>
            </w:div>
            <w:div w:id="1084230776">
              <w:marLeft w:val="0"/>
              <w:marRight w:val="0"/>
              <w:marTop w:val="0"/>
              <w:marBottom w:val="0"/>
              <w:divBdr>
                <w:top w:val="none" w:sz="0" w:space="0" w:color="auto"/>
                <w:left w:val="none" w:sz="0" w:space="0" w:color="auto"/>
                <w:bottom w:val="none" w:sz="0" w:space="0" w:color="auto"/>
                <w:right w:val="none" w:sz="0" w:space="0" w:color="auto"/>
              </w:divBdr>
            </w:div>
            <w:div w:id="1091127792">
              <w:marLeft w:val="0"/>
              <w:marRight w:val="0"/>
              <w:marTop w:val="0"/>
              <w:marBottom w:val="0"/>
              <w:divBdr>
                <w:top w:val="none" w:sz="0" w:space="0" w:color="auto"/>
                <w:left w:val="none" w:sz="0" w:space="0" w:color="auto"/>
                <w:bottom w:val="none" w:sz="0" w:space="0" w:color="auto"/>
                <w:right w:val="none" w:sz="0" w:space="0" w:color="auto"/>
              </w:divBdr>
            </w:div>
            <w:div w:id="1091659160">
              <w:marLeft w:val="0"/>
              <w:marRight w:val="0"/>
              <w:marTop w:val="0"/>
              <w:marBottom w:val="0"/>
              <w:divBdr>
                <w:top w:val="none" w:sz="0" w:space="0" w:color="auto"/>
                <w:left w:val="none" w:sz="0" w:space="0" w:color="auto"/>
                <w:bottom w:val="none" w:sz="0" w:space="0" w:color="auto"/>
                <w:right w:val="none" w:sz="0" w:space="0" w:color="auto"/>
              </w:divBdr>
            </w:div>
            <w:div w:id="1105155682">
              <w:marLeft w:val="0"/>
              <w:marRight w:val="0"/>
              <w:marTop w:val="0"/>
              <w:marBottom w:val="0"/>
              <w:divBdr>
                <w:top w:val="none" w:sz="0" w:space="0" w:color="auto"/>
                <w:left w:val="none" w:sz="0" w:space="0" w:color="auto"/>
                <w:bottom w:val="none" w:sz="0" w:space="0" w:color="auto"/>
                <w:right w:val="none" w:sz="0" w:space="0" w:color="auto"/>
              </w:divBdr>
            </w:div>
            <w:div w:id="1120029049">
              <w:marLeft w:val="0"/>
              <w:marRight w:val="0"/>
              <w:marTop w:val="0"/>
              <w:marBottom w:val="0"/>
              <w:divBdr>
                <w:top w:val="none" w:sz="0" w:space="0" w:color="auto"/>
                <w:left w:val="none" w:sz="0" w:space="0" w:color="auto"/>
                <w:bottom w:val="none" w:sz="0" w:space="0" w:color="auto"/>
                <w:right w:val="none" w:sz="0" w:space="0" w:color="auto"/>
              </w:divBdr>
            </w:div>
            <w:div w:id="1145123451">
              <w:marLeft w:val="0"/>
              <w:marRight w:val="0"/>
              <w:marTop w:val="0"/>
              <w:marBottom w:val="0"/>
              <w:divBdr>
                <w:top w:val="none" w:sz="0" w:space="0" w:color="auto"/>
                <w:left w:val="none" w:sz="0" w:space="0" w:color="auto"/>
                <w:bottom w:val="none" w:sz="0" w:space="0" w:color="auto"/>
                <w:right w:val="none" w:sz="0" w:space="0" w:color="auto"/>
              </w:divBdr>
            </w:div>
            <w:div w:id="1152135349">
              <w:marLeft w:val="0"/>
              <w:marRight w:val="0"/>
              <w:marTop w:val="0"/>
              <w:marBottom w:val="0"/>
              <w:divBdr>
                <w:top w:val="none" w:sz="0" w:space="0" w:color="auto"/>
                <w:left w:val="none" w:sz="0" w:space="0" w:color="auto"/>
                <w:bottom w:val="none" w:sz="0" w:space="0" w:color="auto"/>
                <w:right w:val="none" w:sz="0" w:space="0" w:color="auto"/>
              </w:divBdr>
            </w:div>
            <w:div w:id="1168595114">
              <w:marLeft w:val="0"/>
              <w:marRight w:val="0"/>
              <w:marTop w:val="0"/>
              <w:marBottom w:val="0"/>
              <w:divBdr>
                <w:top w:val="none" w:sz="0" w:space="0" w:color="auto"/>
                <w:left w:val="none" w:sz="0" w:space="0" w:color="auto"/>
                <w:bottom w:val="none" w:sz="0" w:space="0" w:color="auto"/>
                <w:right w:val="none" w:sz="0" w:space="0" w:color="auto"/>
              </w:divBdr>
            </w:div>
            <w:div w:id="1169324610">
              <w:marLeft w:val="0"/>
              <w:marRight w:val="0"/>
              <w:marTop w:val="0"/>
              <w:marBottom w:val="0"/>
              <w:divBdr>
                <w:top w:val="none" w:sz="0" w:space="0" w:color="auto"/>
                <w:left w:val="none" w:sz="0" w:space="0" w:color="auto"/>
                <w:bottom w:val="none" w:sz="0" w:space="0" w:color="auto"/>
                <w:right w:val="none" w:sz="0" w:space="0" w:color="auto"/>
              </w:divBdr>
            </w:div>
            <w:div w:id="1177386279">
              <w:marLeft w:val="0"/>
              <w:marRight w:val="0"/>
              <w:marTop w:val="0"/>
              <w:marBottom w:val="0"/>
              <w:divBdr>
                <w:top w:val="none" w:sz="0" w:space="0" w:color="auto"/>
                <w:left w:val="none" w:sz="0" w:space="0" w:color="auto"/>
                <w:bottom w:val="none" w:sz="0" w:space="0" w:color="auto"/>
                <w:right w:val="none" w:sz="0" w:space="0" w:color="auto"/>
              </w:divBdr>
            </w:div>
            <w:div w:id="1179809030">
              <w:marLeft w:val="0"/>
              <w:marRight w:val="0"/>
              <w:marTop w:val="0"/>
              <w:marBottom w:val="0"/>
              <w:divBdr>
                <w:top w:val="none" w:sz="0" w:space="0" w:color="auto"/>
                <w:left w:val="none" w:sz="0" w:space="0" w:color="auto"/>
                <w:bottom w:val="none" w:sz="0" w:space="0" w:color="auto"/>
                <w:right w:val="none" w:sz="0" w:space="0" w:color="auto"/>
              </w:divBdr>
            </w:div>
            <w:div w:id="1180970180">
              <w:marLeft w:val="0"/>
              <w:marRight w:val="0"/>
              <w:marTop w:val="0"/>
              <w:marBottom w:val="0"/>
              <w:divBdr>
                <w:top w:val="none" w:sz="0" w:space="0" w:color="auto"/>
                <w:left w:val="none" w:sz="0" w:space="0" w:color="auto"/>
                <w:bottom w:val="none" w:sz="0" w:space="0" w:color="auto"/>
                <w:right w:val="none" w:sz="0" w:space="0" w:color="auto"/>
              </w:divBdr>
            </w:div>
            <w:div w:id="1188904735">
              <w:marLeft w:val="0"/>
              <w:marRight w:val="0"/>
              <w:marTop w:val="0"/>
              <w:marBottom w:val="0"/>
              <w:divBdr>
                <w:top w:val="none" w:sz="0" w:space="0" w:color="auto"/>
                <w:left w:val="none" w:sz="0" w:space="0" w:color="auto"/>
                <w:bottom w:val="none" w:sz="0" w:space="0" w:color="auto"/>
                <w:right w:val="none" w:sz="0" w:space="0" w:color="auto"/>
              </w:divBdr>
            </w:div>
            <w:div w:id="1201820168">
              <w:marLeft w:val="0"/>
              <w:marRight w:val="0"/>
              <w:marTop w:val="0"/>
              <w:marBottom w:val="0"/>
              <w:divBdr>
                <w:top w:val="none" w:sz="0" w:space="0" w:color="auto"/>
                <w:left w:val="none" w:sz="0" w:space="0" w:color="auto"/>
                <w:bottom w:val="none" w:sz="0" w:space="0" w:color="auto"/>
                <w:right w:val="none" w:sz="0" w:space="0" w:color="auto"/>
              </w:divBdr>
            </w:div>
            <w:div w:id="1210262184">
              <w:marLeft w:val="0"/>
              <w:marRight w:val="0"/>
              <w:marTop w:val="0"/>
              <w:marBottom w:val="0"/>
              <w:divBdr>
                <w:top w:val="none" w:sz="0" w:space="0" w:color="auto"/>
                <w:left w:val="none" w:sz="0" w:space="0" w:color="auto"/>
                <w:bottom w:val="none" w:sz="0" w:space="0" w:color="auto"/>
                <w:right w:val="none" w:sz="0" w:space="0" w:color="auto"/>
              </w:divBdr>
            </w:div>
            <w:div w:id="1246962507">
              <w:marLeft w:val="0"/>
              <w:marRight w:val="0"/>
              <w:marTop w:val="0"/>
              <w:marBottom w:val="0"/>
              <w:divBdr>
                <w:top w:val="none" w:sz="0" w:space="0" w:color="auto"/>
                <w:left w:val="none" w:sz="0" w:space="0" w:color="auto"/>
                <w:bottom w:val="none" w:sz="0" w:space="0" w:color="auto"/>
                <w:right w:val="none" w:sz="0" w:space="0" w:color="auto"/>
              </w:divBdr>
            </w:div>
            <w:div w:id="1253274032">
              <w:marLeft w:val="0"/>
              <w:marRight w:val="0"/>
              <w:marTop w:val="0"/>
              <w:marBottom w:val="0"/>
              <w:divBdr>
                <w:top w:val="none" w:sz="0" w:space="0" w:color="auto"/>
                <w:left w:val="none" w:sz="0" w:space="0" w:color="auto"/>
                <w:bottom w:val="none" w:sz="0" w:space="0" w:color="auto"/>
                <w:right w:val="none" w:sz="0" w:space="0" w:color="auto"/>
              </w:divBdr>
            </w:div>
            <w:div w:id="1263101984">
              <w:marLeft w:val="0"/>
              <w:marRight w:val="0"/>
              <w:marTop w:val="0"/>
              <w:marBottom w:val="0"/>
              <w:divBdr>
                <w:top w:val="none" w:sz="0" w:space="0" w:color="auto"/>
                <w:left w:val="none" w:sz="0" w:space="0" w:color="auto"/>
                <w:bottom w:val="none" w:sz="0" w:space="0" w:color="auto"/>
                <w:right w:val="none" w:sz="0" w:space="0" w:color="auto"/>
              </w:divBdr>
            </w:div>
            <w:div w:id="1282302728">
              <w:marLeft w:val="0"/>
              <w:marRight w:val="0"/>
              <w:marTop w:val="0"/>
              <w:marBottom w:val="0"/>
              <w:divBdr>
                <w:top w:val="none" w:sz="0" w:space="0" w:color="auto"/>
                <w:left w:val="none" w:sz="0" w:space="0" w:color="auto"/>
                <w:bottom w:val="none" w:sz="0" w:space="0" w:color="auto"/>
                <w:right w:val="none" w:sz="0" w:space="0" w:color="auto"/>
              </w:divBdr>
            </w:div>
            <w:div w:id="1295601677">
              <w:marLeft w:val="0"/>
              <w:marRight w:val="0"/>
              <w:marTop w:val="0"/>
              <w:marBottom w:val="0"/>
              <w:divBdr>
                <w:top w:val="none" w:sz="0" w:space="0" w:color="auto"/>
                <w:left w:val="none" w:sz="0" w:space="0" w:color="auto"/>
                <w:bottom w:val="none" w:sz="0" w:space="0" w:color="auto"/>
                <w:right w:val="none" w:sz="0" w:space="0" w:color="auto"/>
              </w:divBdr>
            </w:div>
            <w:div w:id="1306622614">
              <w:marLeft w:val="0"/>
              <w:marRight w:val="0"/>
              <w:marTop w:val="0"/>
              <w:marBottom w:val="0"/>
              <w:divBdr>
                <w:top w:val="none" w:sz="0" w:space="0" w:color="auto"/>
                <w:left w:val="none" w:sz="0" w:space="0" w:color="auto"/>
                <w:bottom w:val="none" w:sz="0" w:space="0" w:color="auto"/>
                <w:right w:val="none" w:sz="0" w:space="0" w:color="auto"/>
              </w:divBdr>
            </w:div>
            <w:div w:id="1314718975">
              <w:marLeft w:val="0"/>
              <w:marRight w:val="0"/>
              <w:marTop w:val="0"/>
              <w:marBottom w:val="0"/>
              <w:divBdr>
                <w:top w:val="none" w:sz="0" w:space="0" w:color="auto"/>
                <w:left w:val="none" w:sz="0" w:space="0" w:color="auto"/>
                <w:bottom w:val="none" w:sz="0" w:space="0" w:color="auto"/>
                <w:right w:val="none" w:sz="0" w:space="0" w:color="auto"/>
              </w:divBdr>
            </w:div>
            <w:div w:id="1333755067">
              <w:marLeft w:val="0"/>
              <w:marRight w:val="0"/>
              <w:marTop w:val="0"/>
              <w:marBottom w:val="0"/>
              <w:divBdr>
                <w:top w:val="none" w:sz="0" w:space="0" w:color="auto"/>
                <w:left w:val="none" w:sz="0" w:space="0" w:color="auto"/>
                <w:bottom w:val="none" w:sz="0" w:space="0" w:color="auto"/>
                <w:right w:val="none" w:sz="0" w:space="0" w:color="auto"/>
              </w:divBdr>
            </w:div>
            <w:div w:id="1335306714">
              <w:marLeft w:val="0"/>
              <w:marRight w:val="0"/>
              <w:marTop w:val="0"/>
              <w:marBottom w:val="0"/>
              <w:divBdr>
                <w:top w:val="none" w:sz="0" w:space="0" w:color="auto"/>
                <w:left w:val="none" w:sz="0" w:space="0" w:color="auto"/>
                <w:bottom w:val="none" w:sz="0" w:space="0" w:color="auto"/>
                <w:right w:val="none" w:sz="0" w:space="0" w:color="auto"/>
              </w:divBdr>
            </w:div>
            <w:div w:id="1374111429">
              <w:marLeft w:val="0"/>
              <w:marRight w:val="0"/>
              <w:marTop w:val="0"/>
              <w:marBottom w:val="0"/>
              <w:divBdr>
                <w:top w:val="none" w:sz="0" w:space="0" w:color="auto"/>
                <w:left w:val="none" w:sz="0" w:space="0" w:color="auto"/>
                <w:bottom w:val="none" w:sz="0" w:space="0" w:color="auto"/>
                <w:right w:val="none" w:sz="0" w:space="0" w:color="auto"/>
              </w:divBdr>
            </w:div>
            <w:div w:id="1375501132">
              <w:marLeft w:val="0"/>
              <w:marRight w:val="0"/>
              <w:marTop w:val="0"/>
              <w:marBottom w:val="0"/>
              <w:divBdr>
                <w:top w:val="none" w:sz="0" w:space="0" w:color="auto"/>
                <w:left w:val="none" w:sz="0" w:space="0" w:color="auto"/>
                <w:bottom w:val="none" w:sz="0" w:space="0" w:color="auto"/>
                <w:right w:val="none" w:sz="0" w:space="0" w:color="auto"/>
              </w:divBdr>
            </w:div>
            <w:div w:id="1381126572">
              <w:marLeft w:val="0"/>
              <w:marRight w:val="0"/>
              <w:marTop w:val="0"/>
              <w:marBottom w:val="0"/>
              <w:divBdr>
                <w:top w:val="none" w:sz="0" w:space="0" w:color="auto"/>
                <w:left w:val="none" w:sz="0" w:space="0" w:color="auto"/>
                <w:bottom w:val="none" w:sz="0" w:space="0" w:color="auto"/>
                <w:right w:val="none" w:sz="0" w:space="0" w:color="auto"/>
              </w:divBdr>
            </w:div>
            <w:div w:id="1384525657">
              <w:marLeft w:val="0"/>
              <w:marRight w:val="0"/>
              <w:marTop w:val="0"/>
              <w:marBottom w:val="0"/>
              <w:divBdr>
                <w:top w:val="none" w:sz="0" w:space="0" w:color="auto"/>
                <w:left w:val="none" w:sz="0" w:space="0" w:color="auto"/>
                <w:bottom w:val="none" w:sz="0" w:space="0" w:color="auto"/>
                <w:right w:val="none" w:sz="0" w:space="0" w:color="auto"/>
              </w:divBdr>
            </w:div>
            <w:div w:id="1399552878">
              <w:marLeft w:val="0"/>
              <w:marRight w:val="0"/>
              <w:marTop w:val="0"/>
              <w:marBottom w:val="0"/>
              <w:divBdr>
                <w:top w:val="none" w:sz="0" w:space="0" w:color="auto"/>
                <w:left w:val="none" w:sz="0" w:space="0" w:color="auto"/>
                <w:bottom w:val="none" w:sz="0" w:space="0" w:color="auto"/>
                <w:right w:val="none" w:sz="0" w:space="0" w:color="auto"/>
              </w:divBdr>
            </w:div>
            <w:div w:id="1401715093">
              <w:marLeft w:val="0"/>
              <w:marRight w:val="0"/>
              <w:marTop w:val="0"/>
              <w:marBottom w:val="0"/>
              <w:divBdr>
                <w:top w:val="none" w:sz="0" w:space="0" w:color="auto"/>
                <w:left w:val="none" w:sz="0" w:space="0" w:color="auto"/>
                <w:bottom w:val="none" w:sz="0" w:space="0" w:color="auto"/>
                <w:right w:val="none" w:sz="0" w:space="0" w:color="auto"/>
              </w:divBdr>
            </w:div>
            <w:div w:id="1402479442">
              <w:marLeft w:val="0"/>
              <w:marRight w:val="0"/>
              <w:marTop w:val="0"/>
              <w:marBottom w:val="0"/>
              <w:divBdr>
                <w:top w:val="none" w:sz="0" w:space="0" w:color="auto"/>
                <w:left w:val="none" w:sz="0" w:space="0" w:color="auto"/>
                <w:bottom w:val="none" w:sz="0" w:space="0" w:color="auto"/>
                <w:right w:val="none" w:sz="0" w:space="0" w:color="auto"/>
              </w:divBdr>
            </w:div>
            <w:div w:id="1408457904">
              <w:marLeft w:val="0"/>
              <w:marRight w:val="0"/>
              <w:marTop w:val="0"/>
              <w:marBottom w:val="0"/>
              <w:divBdr>
                <w:top w:val="none" w:sz="0" w:space="0" w:color="auto"/>
                <w:left w:val="none" w:sz="0" w:space="0" w:color="auto"/>
                <w:bottom w:val="none" w:sz="0" w:space="0" w:color="auto"/>
                <w:right w:val="none" w:sz="0" w:space="0" w:color="auto"/>
              </w:divBdr>
            </w:div>
            <w:div w:id="1436755222">
              <w:marLeft w:val="0"/>
              <w:marRight w:val="0"/>
              <w:marTop w:val="0"/>
              <w:marBottom w:val="0"/>
              <w:divBdr>
                <w:top w:val="none" w:sz="0" w:space="0" w:color="auto"/>
                <w:left w:val="none" w:sz="0" w:space="0" w:color="auto"/>
                <w:bottom w:val="none" w:sz="0" w:space="0" w:color="auto"/>
                <w:right w:val="none" w:sz="0" w:space="0" w:color="auto"/>
              </w:divBdr>
            </w:div>
            <w:div w:id="1469593572">
              <w:marLeft w:val="0"/>
              <w:marRight w:val="0"/>
              <w:marTop w:val="0"/>
              <w:marBottom w:val="0"/>
              <w:divBdr>
                <w:top w:val="none" w:sz="0" w:space="0" w:color="auto"/>
                <w:left w:val="none" w:sz="0" w:space="0" w:color="auto"/>
                <w:bottom w:val="none" w:sz="0" w:space="0" w:color="auto"/>
                <w:right w:val="none" w:sz="0" w:space="0" w:color="auto"/>
              </w:divBdr>
            </w:div>
            <w:div w:id="1493718480">
              <w:marLeft w:val="0"/>
              <w:marRight w:val="0"/>
              <w:marTop w:val="0"/>
              <w:marBottom w:val="0"/>
              <w:divBdr>
                <w:top w:val="none" w:sz="0" w:space="0" w:color="auto"/>
                <w:left w:val="none" w:sz="0" w:space="0" w:color="auto"/>
                <w:bottom w:val="none" w:sz="0" w:space="0" w:color="auto"/>
                <w:right w:val="none" w:sz="0" w:space="0" w:color="auto"/>
              </w:divBdr>
            </w:div>
            <w:div w:id="1494446832">
              <w:marLeft w:val="0"/>
              <w:marRight w:val="0"/>
              <w:marTop w:val="0"/>
              <w:marBottom w:val="0"/>
              <w:divBdr>
                <w:top w:val="none" w:sz="0" w:space="0" w:color="auto"/>
                <w:left w:val="none" w:sz="0" w:space="0" w:color="auto"/>
                <w:bottom w:val="none" w:sz="0" w:space="0" w:color="auto"/>
                <w:right w:val="none" w:sz="0" w:space="0" w:color="auto"/>
              </w:divBdr>
            </w:div>
            <w:div w:id="1507869330">
              <w:marLeft w:val="0"/>
              <w:marRight w:val="0"/>
              <w:marTop w:val="0"/>
              <w:marBottom w:val="0"/>
              <w:divBdr>
                <w:top w:val="none" w:sz="0" w:space="0" w:color="auto"/>
                <w:left w:val="none" w:sz="0" w:space="0" w:color="auto"/>
                <w:bottom w:val="none" w:sz="0" w:space="0" w:color="auto"/>
                <w:right w:val="none" w:sz="0" w:space="0" w:color="auto"/>
              </w:divBdr>
            </w:div>
            <w:div w:id="1524203130">
              <w:marLeft w:val="0"/>
              <w:marRight w:val="0"/>
              <w:marTop w:val="0"/>
              <w:marBottom w:val="0"/>
              <w:divBdr>
                <w:top w:val="none" w:sz="0" w:space="0" w:color="auto"/>
                <w:left w:val="none" w:sz="0" w:space="0" w:color="auto"/>
                <w:bottom w:val="none" w:sz="0" w:space="0" w:color="auto"/>
                <w:right w:val="none" w:sz="0" w:space="0" w:color="auto"/>
              </w:divBdr>
            </w:div>
            <w:div w:id="1533418335">
              <w:marLeft w:val="0"/>
              <w:marRight w:val="0"/>
              <w:marTop w:val="0"/>
              <w:marBottom w:val="0"/>
              <w:divBdr>
                <w:top w:val="none" w:sz="0" w:space="0" w:color="auto"/>
                <w:left w:val="none" w:sz="0" w:space="0" w:color="auto"/>
                <w:bottom w:val="none" w:sz="0" w:space="0" w:color="auto"/>
                <w:right w:val="none" w:sz="0" w:space="0" w:color="auto"/>
              </w:divBdr>
            </w:div>
            <w:div w:id="1534877753">
              <w:marLeft w:val="0"/>
              <w:marRight w:val="0"/>
              <w:marTop w:val="0"/>
              <w:marBottom w:val="0"/>
              <w:divBdr>
                <w:top w:val="none" w:sz="0" w:space="0" w:color="auto"/>
                <w:left w:val="none" w:sz="0" w:space="0" w:color="auto"/>
                <w:bottom w:val="none" w:sz="0" w:space="0" w:color="auto"/>
                <w:right w:val="none" w:sz="0" w:space="0" w:color="auto"/>
              </w:divBdr>
            </w:div>
            <w:div w:id="1536887941">
              <w:marLeft w:val="0"/>
              <w:marRight w:val="0"/>
              <w:marTop w:val="0"/>
              <w:marBottom w:val="0"/>
              <w:divBdr>
                <w:top w:val="none" w:sz="0" w:space="0" w:color="auto"/>
                <w:left w:val="none" w:sz="0" w:space="0" w:color="auto"/>
                <w:bottom w:val="none" w:sz="0" w:space="0" w:color="auto"/>
                <w:right w:val="none" w:sz="0" w:space="0" w:color="auto"/>
              </w:divBdr>
            </w:div>
            <w:div w:id="1541431510">
              <w:marLeft w:val="0"/>
              <w:marRight w:val="0"/>
              <w:marTop w:val="0"/>
              <w:marBottom w:val="0"/>
              <w:divBdr>
                <w:top w:val="none" w:sz="0" w:space="0" w:color="auto"/>
                <w:left w:val="none" w:sz="0" w:space="0" w:color="auto"/>
                <w:bottom w:val="none" w:sz="0" w:space="0" w:color="auto"/>
                <w:right w:val="none" w:sz="0" w:space="0" w:color="auto"/>
              </w:divBdr>
            </w:div>
            <w:div w:id="1554853842">
              <w:marLeft w:val="0"/>
              <w:marRight w:val="0"/>
              <w:marTop w:val="0"/>
              <w:marBottom w:val="0"/>
              <w:divBdr>
                <w:top w:val="none" w:sz="0" w:space="0" w:color="auto"/>
                <w:left w:val="none" w:sz="0" w:space="0" w:color="auto"/>
                <w:bottom w:val="none" w:sz="0" w:space="0" w:color="auto"/>
                <w:right w:val="none" w:sz="0" w:space="0" w:color="auto"/>
              </w:divBdr>
            </w:div>
            <w:div w:id="1558780631">
              <w:marLeft w:val="0"/>
              <w:marRight w:val="0"/>
              <w:marTop w:val="0"/>
              <w:marBottom w:val="0"/>
              <w:divBdr>
                <w:top w:val="none" w:sz="0" w:space="0" w:color="auto"/>
                <w:left w:val="none" w:sz="0" w:space="0" w:color="auto"/>
                <w:bottom w:val="none" w:sz="0" w:space="0" w:color="auto"/>
                <w:right w:val="none" w:sz="0" w:space="0" w:color="auto"/>
              </w:divBdr>
            </w:div>
            <w:div w:id="1560362059">
              <w:marLeft w:val="0"/>
              <w:marRight w:val="0"/>
              <w:marTop w:val="0"/>
              <w:marBottom w:val="0"/>
              <w:divBdr>
                <w:top w:val="none" w:sz="0" w:space="0" w:color="auto"/>
                <w:left w:val="none" w:sz="0" w:space="0" w:color="auto"/>
                <w:bottom w:val="none" w:sz="0" w:space="0" w:color="auto"/>
                <w:right w:val="none" w:sz="0" w:space="0" w:color="auto"/>
              </w:divBdr>
            </w:div>
            <w:div w:id="1574586150">
              <w:marLeft w:val="0"/>
              <w:marRight w:val="0"/>
              <w:marTop w:val="0"/>
              <w:marBottom w:val="0"/>
              <w:divBdr>
                <w:top w:val="none" w:sz="0" w:space="0" w:color="auto"/>
                <w:left w:val="none" w:sz="0" w:space="0" w:color="auto"/>
                <w:bottom w:val="none" w:sz="0" w:space="0" w:color="auto"/>
                <w:right w:val="none" w:sz="0" w:space="0" w:color="auto"/>
              </w:divBdr>
            </w:div>
            <w:div w:id="1576476618">
              <w:marLeft w:val="0"/>
              <w:marRight w:val="0"/>
              <w:marTop w:val="0"/>
              <w:marBottom w:val="0"/>
              <w:divBdr>
                <w:top w:val="none" w:sz="0" w:space="0" w:color="auto"/>
                <w:left w:val="none" w:sz="0" w:space="0" w:color="auto"/>
                <w:bottom w:val="none" w:sz="0" w:space="0" w:color="auto"/>
                <w:right w:val="none" w:sz="0" w:space="0" w:color="auto"/>
              </w:divBdr>
            </w:div>
            <w:div w:id="1606418637">
              <w:marLeft w:val="0"/>
              <w:marRight w:val="0"/>
              <w:marTop w:val="0"/>
              <w:marBottom w:val="0"/>
              <w:divBdr>
                <w:top w:val="none" w:sz="0" w:space="0" w:color="auto"/>
                <w:left w:val="none" w:sz="0" w:space="0" w:color="auto"/>
                <w:bottom w:val="none" w:sz="0" w:space="0" w:color="auto"/>
                <w:right w:val="none" w:sz="0" w:space="0" w:color="auto"/>
              </w:divBdr>
            </w:div>
            <w:div w:id="1606696967">
              <w:marLeft w:val="0"/>
              <w:marRight w:val="0"/>
              <w:marTop w:val="0"/>
              <w:marBottom w:val="0"/>
              <w:divBdr>
                <w:top w:val="none" w:sz="0" w:space="0" w:color="auto"/>
                <w:left w:val="none" w:sz="0" w:space="0" w:color="auto"/>
                <w:bottom w:val="none" w:sz="0" w:space="0" w:color="auto"/>
                <w:right w:val="none" w:sz="0" w:space="0" w:color="auto"/>
              </w:divBdr>
            </w:div>
            <w:div w:id="1608926833">
              <w:marLeft w:val="0"/>
              <w:marRight w:val="0"/>
              <w:marTop w:val="0"/>
              <w:marBottom w:val="0"/>
              <w:divBdr>
                <w:top w:val="none" w:sz="0" w:space="0" w:color="auto"/>
                <w:left w:val="none" w:sz="0" w:space="0" w:color="auto"/>
                <w:bottom w:val="none" w:sz="0" w:space="0" w:color="auto"/>
                <w:right w:val="none" w:sz="0" w:space="0" w:color="auto"/>
              </w:divBdr>
            </w:div>
            <w:div w:id="1620721091">
              <w:marLeft w:val="0"/>
              <w:marRight w:val="0"/>
              <w:marTop w:val="0"/>
              <w:marBottom w:val="0"/>
              <w:divBdr>
                <w:top w:val="none" w:sz="0" w:space="0" w:color="auto"/>
                <w:left w:val="none" w:sz="0" w:space="0" w:color="auto"/>
                <w:bottom w:val="none" w:sz="0" w:space="0" w:color="auto"/>
                <w:right w:val="none" w:sz="0" w:space="0" w:color="auto"/>
              </w:divBdr>
            </w:div>
            <w:div w:id="1627933614">
              <w:marLeft w:val="0"/>
              <w:marRight w:val="0"/>
              <w:marTop w:val="0"/>
              <w:marBottom w:val="0"/>
              <w:divBdr>
                <w:top w:val="none" w:sz="0" w:space="0" w:color="auto"/>
                <w:left w:val="none" w:sz="0" w:space="0" w:color="auto"/>
                <w:bottom w:val="none" w:sz="0" w:space="0" w:color="auto"/>
                <w:right w:val="none" w:sz="0" w:space="0" w:color="auto"/>
              </w:divBdr>
            </w:div>
            <w:div w:id="1668942350">
              <w:marLeft w:val="0"/>
              <w:marRight w:val="0"/>
              <w:marTop w:val="0"/>
              <w:marBottom w:val="0"/>
              <w:divBdr>
                <w:top w:val="none" w:sz="0" w:space="0" w:color="auto"/>
                <w:left w:val="none" w:sz="0" w:space="0" w:color="auto"/>
                <w:bottom w:val="none" w:sz="0" w:space="0" w:color="auto"/>
                <w:right w:val="none" w:sz="0" w:space="0" w:color="auto"/>
              </w:divBdr>
            </w:div>
            <w:div w:id="1670600805">
              <w:marLeft w:val="0"/>
              <w:marRight w:val="0"/>
              <w:marTop w:val="0"/>
              <w:marBottom w:val="0"/>
              <w:divBdr>
                <w:top w:val="none" w:sz="0" w:space="0" w:color="auto"/>
                <w:left w:val="none" w:sz="0" w:space="0" w:color="auto"/>
                <w:bottom w:val="none" w:sz="0" w:space="0" w:color="auto"/>
                <w:right w:val="none" w:sz="0" w:space="0" w:color="auto"/>
              </w:divBdr>
            </w:div>
            <w:div w:id="1678000455">
              <w:marLeft w:val="0"/>
              <w:marRight w:val="0"/>
              <w:marTop w:val="0"/>
              <w:marBottom w:val="0"/>
              <w:divBdr>
                <w:top w:val="none" w:sz="0" w:space="0" w:color="auto"/>
                <w:left w:val="none" w:sz="0" w:space="0" w:color="auto"/>
                <w:bottom w:val="none" w:sz="0" w:space="0" w:color="auto"/>
                <w:right w:val="none" w:sz="0" w:space="0" w:color="auto"/>
              </w:divBdr>
            </w:div>
            <w:div w:id="1687948977">
              <w:marLeft w:val="0"/>
              <w:marRight w:val="0"/>
              <w:marTop w:val="0"/>
              <w:marBottom w:val="0"/>
              <w:divBdr>
                <w:top w:val="none" w:sz="0" w:space="0" w:color="auto"/>
                <w:left w:val="none" w:sz="0" w:space="0" w:color="auto"/>
                <w:bottom w:val="none" w:sz="0" w:space="0" w:color="auto"/>
                <w:right w:val="none" w:sz="0" w:space="0" w:color="auto"/>
              </w:divBdr>
            </w:div>
            <w:div w:id="1690721087">
              <w:marLeft w:val="0"/>
              <w:marRight w:val="0"/>
              <w:marTop w:val="0"/>
              <w:marBottom w:val="0"/>
              <w:divBdr>
                <w:top w:val="none" w:sz="0" w:space="0" w:color="auto"/>
                <w:left w:val="none" w:sz="0" w:space="0" w:color="auto"/>
                <w:bottom w:val="none" w:sz="0" w:space="0" w:color="auto"/>
                <w:right w:val="none" w:sz="0" w:space="0" w:color="auto"/>
              </w:divBdr>
            </w:div>
            <w:div w:id="1694569729">
              <w:marLeft w:val="0"/>
              <w:marRight w:val="0"/>
              <w:marTop w:val="0"/>
              <w:marBottom w:val="0"/>
              <w:divBdr>
                <w:top w:val="none" w:sz="0" w:space="0" w:color="auto"/>
                <w:left w:val="none" w:sz="0" w:space="0" w:color="auto"/>
                <w:bottom w:val="none" w:sz="0" w:space="0" w:color="auto"/>
                <w:right w:val="none" w:sz="0" w:space="0" w:color="auto"/>
              </w:divBdr>
            </w:div>
            <w:div w:id="1709407080">
              <w:marLeft w:val="0"/>
              <w:marRight w:val="0"/>
              <w:marTop w:val="0"/>
              <w:marBottom w:val="0"/>
              <w:divBdr>
                <w:top w:val="none" w:sz="0" w:space="0" w:color="auto"/>
                <w:left w:val="none" w:sz="0" w:space="0" w:color="auto"/>
                <w:bottom w:val="none" w:sz="0" w:space="0" w:color="auto"/>
                <w:right w:val="none" w:sz="0" w:space="0" w:color="auto"/>
              </w:divBdr>
            </w:div>
            <w:div w:id="1712145024">
              <w:marLeft w:val="0"/>
              <w:marRight w:val="0"/>
              <w:marTop w:val="0"/>
              <w:marBottom w:val="0"/>
              <w:divBdr>
                <w:top w:val="none" w:sz="0" w:space="0" w:color="auto"/>
                <w:left w:val="none" w:sz="0" w:space="0" w:color="auto"/>
                <w:bottom w:val="none" w:sz="0" w:space="0" w:color="auto"/>
                <w:right w:val="none" w:sz="0" w:space="0" w:color="auto"/>
              </w:divBdr>
            </w:div>
            <w:div w:id="1726291486">
              <w:marLeft w:val="0"/>
              <w:marRight w:val="0"/>
              <w:marTop w:val="0"/>
              <w:marBottom w:val="0"/>
              <w:divBdr>
                <w:top w:val="none" w:sz="0" w:space="0" w:color="auto"/>
                <w:left w:val="none" w:sz="0" w:space="0" w:color="auto"/>
                <w:bottom w:val="none" w:sz="0" w:space="0" w:color="auto"/>
                <w:right w:val="none" w:sz="0" w:space="0" w:color="auto"/>
              </w:divBdr>
            </w:div>
            <w:div w:id="1735622428">
              <w:marLeft w:val="0"/>
              <w:marRight w:val="0"/>
              <w:marTop w:val="0"/>
              <w:marBottom w:val="0"/>
              <w:divBdr>
                <w:top w:val="none" w:sz="0" w:space="0" w:color="auto"/>
                <w:left w:val="none" w:sz="0" w:space="0" w:color="auto"/>
                <w:bottom w:val="none" w:sz="0" w:space="0" w:color="auto"/>
                <w:right w:val="none" w:sz="0" w:space="0" w:color="auto"/>
              </w:divBdr>
            </w:div>
            <w:div w:id="1749961061">
              <w:marLeft w:val="0"/>
              <w:marRight w:val="0"/>
              <w:marTop w:val="0"/>
              <w:marBottom w:val="0"/>
              <w:divBdr>
                <w:top w:val="none" w:sz="0" w:space="0" w:color="auto"/>
                <w:left w:val="none" w:sz="0" w:space="0" w:color="auto"/>
                <w:bottom w:val="none" w:sz="0" w:space="0" w:color="auto"/>
                <w:right w:val="none" w:sz="0" w:space="0" w:color="auto"/>
              </w:divBdr>
            </w:div>
            <w:div w:id="1760367084">
              <w:marLeft w:val="0"/>
              <w:marRight w:val="0"/>
              <w:marTop w:val="0"/>
              <w:marBottom w:val="0"/>
              <w:divBdr>
                <w:top w:val="none" w:sz="0" w:space="0" w:color="auto"/>
                <w:left w:val="none" w:sz="0" w:space="0" w:color="auto"/>
                <w:bottom w:val="none" w:sz="0" w:space="0" w:color="auto"/>
                <w:right w:val="none" w:sz="0" w:space="0" w:color="auto"/>
              </w:divBdr>
            </w:div>
            <w:div w:id="1771269698">
              <w:marLeft w:val="0"/>
              <w:marRight w:val="0"/>
              <w:marTop w:val="0"/>
              <w:marBottom w:val="0"/>
              <w:divBdr>
                <w:top w:val="none" w:sz="0" w:space="0" w:color="auto"/>
                <w:left w:val="none" w:sz="0" w:space="0" w:color="auto"/>
                <w:bottom w:val="none" w:sz="0" w:space="0" w:color="auto"/>
                <w:right w:val="none" w:sz="0" w:space="0" w:color="auto"/>
              </w:divBdr>
            </w:div>
            <w:div w:id="1808357618">
              <w:marLeft w:val="0"/>
              <w:marRight w:val="0"/>
              <w:marTop w:val="0"/>
              <w:marBottom w:val="0"/>
              <w:divBdr>
                <w:top w:val="none" w:sz="0" w:space="0" w:color="auto"/>
                <w:left w:val="none" w:sz="0" w:space="0" w:color="auto"/>
                <w:bottom w:val="none" w:sz="0" w:space="0" w:color="auto"/>
                <w:right w:val="none" w:sz="0" w:space="0" w:color="auto"/>
              </w:divBdr>
            </w:div>
            <w:div w:id="1824849923">
              <w:marLeft w:val="0"/>
              <w:marRight w:val="0"/>
              <w:marTop w:val="0"/>
              <w:marBottom w:val="0"/>
              <w:divBdr>
                <w:top w:val="none" w:sz="0" w:space="0" w:color="auto"/>
                <w:left w:val="none" w:sz="0" w:space="0" w:color="auto"/>
                <w:bottom w:val="none" w:sz="0" w:space="0" w:color="auto"/>
                <w:right w:val="none" w:sz="0" w:space="0" w:color="auto"/>
              </w:divBdr>
            </w:div>
            <w:div w:id="1825774058">
              <w:marLeft w:val="0"/>
              <w:marRight w:val="0"/>
              <w:marTop w:val="0"/>
              <w:marBottom w:val="0"/>
              <w:divBdr>
                <w:top w:val="none" w:sz="0" w:space="0" w:color="auto"/>
                <w:left w:val="none" w:sz="0" w:space="0" w:color="auto"/>
                <w:bottom w:val="none" w:sz="0" w:space="0" w:color="auto"/>
                <w:right w:val="none" w:sz="0" w:space="0" w:color="auto"/>
              </w:divBdr>
            </w:div>
            <w:div w:id="1843205785">
              <w:marLeft w:val="0"/>
              <w:marRight w:val="0"/>
              <w:marTop w:val="0"/>
              <w:marBottom w:val="0"/>
              <w:divBdr>
                <w:top w:val="none" w:sz="0" w:space="0" w:color="auto"/>
                <w:left w:val="none" w:sz="0" w:space="0" w:color="auto"/>
                <w:bottom w:val="none" w:sz="0" w:space="0" w:color="auto"/>
                <w:right w:val="none" w:sz="0" w:space="0" w:color="auto"/>
              </w:divBdr>
            </w:div>
            <w:div w:id="1848595547">
              <w:marLeft w:val="0"/>
              <w:marRight w:val="0"/>
              <w:marTop w:val="0"/>
              <w:marBottom w:val="0"/>
              <w:divBdr>
                <w:top w:val="none" w:sz="0" w:space="0" w:color="auto"/>
                <w:left w:val="none" w:sz="0" w:space="0" w:color="auto"/>
                <w:bottom w:val="none" w:sz="0" w:space="0" w:color="auto"/>
                <w:right w:val="none" w:sz="0" w:space="0" w:color="auto"/>
              </w:divBdr>
            </w:div>
            <w:div w:id="1862082689">
              <w:marLeft w:val="0"/>
              <w:marRight w:val="0"/>
              <w:marTop w:val="0"/>
              <w:marBottom w:val="0"/>
              <w:divBdr>
                <w:top w:val="none" w:sz="0" w:space="0" w:color="auto"/>
                <w:left w:val="none" w:sz="0" w:space="0" w:color="auto"/>
                <w:bottom w:val="none" w:sz="0" w:space="0" w:color="auto"/>
                <w:right w:val="none" w:sz="0" w:space="0" w:color="auto"/>
              </w:divBdr>
            </w:div>
            <w:div w:id="1870679998">
              <w:marLeft w:val="0"/>
              <w:marRight w:val="0"/>
              <w:marTop w:val="0"/>
              <w:marBottom w:val="0"/>
              <w:divBdr>
                <w:top w:val="none" w:sz="0" w:space="0" w:color="auto"/>
                <w:left w:val="none" w:sz="0" w:space="0" w:color="auto"/>
                <w:bottom w:val="none" w:sz="0" w:space="0" w:color="auto"/>
                <w:right w:val="none" w:sz="0" w:space="0" w:color="auto"/>
              </w:divBdr>
            </w:div>
            <w:div w:id="1872257718">
              <w:marLeft w:val="0"/>
              <w:marRight w:val="0"/>
              <w:marTop w:val="0"/>
              <w:marBottom w:val="0"/>
              <w:divBdr>
                <w:top w:val="none" w:sz="0" w:space="0" w:color="auto"/>
                <w:left w:val="none" w:sz="0" w:space="0" w:color="auto"/>
                <w:bottom w:val="none" w:sz="0" w:space="0" w:color="auto"/>
                <w:right w:val="none" w:sz="0" w:space="0" w:color="auto"/>
              </w:divBdr>
            </w:div>
            <w:div w:id="1873613675">
              <w:marLeft w:val="0"/>
              <w:marRight w:val="0"/>
              <w:marTop w:val="0"/>
              <w:marBottom w:val="0"/>
              <w:divBdr>
                <w:top w:val="none" w:sz="0" w:space="0" w:color="auto"/>
                <w:left w:val="none" w:sz="0" w:space="0" w:color="auto"/>
                <w:bottom w:val="none" w:sz="0" w:space="0" w:color="auto"/>
                <w:right w:val="none" w:sz="0" w:space="0" w:color="auto"/>
              </w:divBdr>
            </w:div>
            <w:div w:id="1873957843">
              <w:marLeft w:val="0"/>
              <w:marRight w:val="0"/>
              <w:marTop w:val="0"/>
              <w:marBottom w:val="0"/>
              <w:divBdr>
                <w:top w:val="none" w:sz="0" w:space="0" w:color="auto"/>
                <w:left w:val="none" w:sz="0" w:space="0" w:color="auto"/>
                <w:bottom w:val="none" w:sz="0" w:space="0" w:color="auto"/>
                <w:right w:val="none" w:sz="0" w:space="0" w:color="auto"/>
              </w:divBdr>
            </w:div>
            <w:div w:id="1880390923">
              <w:marLeft w:val="0"/>
              <w:marRight w:val="0"/>
              <w:marTop w:val="0"/>
              <w:marBottom w:val="0"/>
              <w:divBdr>
                <w:top w:val="none" w:sz="0" w:space="0" w:color="auto"/>
                <w:left w:val="none" w:sz="0" w:space="0" w:color="auto"/>
                <w:bottom w:val="none" w:sz="0" w:space="0" w:color="auto"/>
                <w:right w:val="none" w:sz="0" w:space="0" w:color="auto"/>
              </w:divBdr>
            </w:div>
            <w:div w:id="1890652284">
              <w:marLeft w:val="0"/>
              <w:marRight w:val="0"/>
              <w:marTop w:val="0"/>
              <w:marBottom w:val="0"/>
              <w:divBdr>
                <w:top w:val="none" w:sz="0" w:space="0" w:color="auto"/>
                <w:left w:val="none" w:sz="0" w:space="0" w:color="auto"/>
                <w:bottom w:val="none" w:sz="0" w:space="0" w:color="auto"/>
                <w:right w:val="none" w:sz="0" w:space="0" w:color="auto"/>
              </w:divBdr>
            </w:div>
            <w:div w:id="1916354433">
              <w:marLeft w:val="0"/>
              <w:marRight w:val="0"/>
              <w:marTop w:val="0"/>
              <w:marBottom w:val="0"/>
              <w:divBdr>
                <w:top w:val="none" w:sz="0" w:space="0" w:color="auto"/>
                <w:left w:val="none" w:sz="0" w:space="0" w:color="auto"/>
                <w:bottom w:val="none" w:sz="0" w:space="0" w:color="auto"/>
                <w:right w:val="none" w:sz="0" w:space="0" w:color="auto"/>
              </w:divBdr>
            </w:div>
            <w:div w:id="1930387515">
              <w:marLeft w:val="0"/>
              <w:marRight w:val="0"/>
              <w:marTop w:val="0"/>
              <w:marBottom w:val="0"/>
              <w:divBdr>
                <w:top w:val="none" w:sz="0" w:space="0" w:color="auto"/>
                <w:left w:val="none" w:sz="0" w:space="0" w:color="auto"/>
                <w:bottom w:val="none" w:sz="0" w:space="0" w:color="auto"/>
                <w:right w:val="none" w:sz="0" w:space="0" w:color="auto"/>
              </w:divBdr>
            </w:div>
            <w:div w:id="1972248120">
              <w:marLeft w:val="0"/>
              <w:marRight w:val="0"/>
              <w:marTop w:val="0"/>
              <w:marBottom w:val="0"/>
              <w:divBdr>
                <w:top w:val="none" w:sz="0" w:space="0" w:color="auto"/>
                <w:left w:val="none" w:sz="0" w:space="0" w:color="auto"/>
                <w:bottom w:val="none" w:sz="0" w:space="0" w:color="auto"/>
                <w:right w:val="none" w:sz="0" w:space="0" w:color="auto"/>
              </w:divBdr>
            </w:div>
            <w:div w:id="1973440419">
              <w:marLeft w:val="0"/>
              <w:marRight w:val="0"/>
              <w:marTop w:val="0"/>
              <w:marBottom w:val="0"/>
              <w:divBdr>
                <w:top w:val="none" w:sz="0" w:space="0" w:color="auto"/>
                <w:left w:val="none" w:sz="0" w:space="0" w:color="auto"/>
                <w:bottom w:val="none" w:sz="0" w:space="0" w:color="auto"/>
                <w:right w:val="none" w:sz="0" w:space="0" w:color="auto"/>
              </w:divBdr>
            </w:div>
            <w:div w:id="1987586504">
              <w:marLeft w:val="0"/>
              <w:marRight w:val="0"/>
              <w:marTop w:val="0"/>
              <w:marBottom w:val="0"/>
              <w:divBdr>
                <w:top w:val="none" w:sz="0" w:space="0" w:color="auto"/>
                <w:left w:val="none" w:sz="0" w:space="0" w:color="auto"/>
                <w:bottom w:val="none" w:sz="0" w:space="0" w:color="auto"/>
                <w:right w:val="none" w:sz="0" w:space="0" w:color="auto"/>
              </w:divBdr>
            </w:div>
            <w:div w:id="1988585604">
              <w:marLeft w:val="0"/>
              <w:marRight w:val="0"/>
              <w:marTop w:val="0"/>
              <w:marBottom w:val="0"/>
              <w:divBdr>
                <w:top w:val="none" w:sz="0" w:space="0" w:color="auto"/>
                <w:left w:val="none" w:sz="0" w:space="0" w:color="auto"/>
                <w:bottom w:val="none" w:sz="0" w:space="0" w:color="auto"/>
                <w:right w:val="none" w:sz="0" w:space="0" w:color="auto"/>
              </w:divBdr>
            </w:div>
            <w:div w:id="2008944456">
              <w:marLeft w:val="0"/>
              <w:marRight w:val="0"/>
              <w:marTop w:val="0"/>
              <w:marBottom w:val="0"/>
              <w:divBdr>
                <w:top w:val="none" w:sz="0" w:space="0" w:color="auto"/>
                <w:left w:val="none" w:sz="0" w:space="0" w:color="auto"/>
                <w:bottom w:val="none" w:sz="0" w:space="0" w:color="auto"/>
                <w:right w:val="none" w:sz="0" w:space="0" w:color="auto"/>
              </w:divBdr>
            </w:div>
            <w:div w:id="2023967640">
              <w:marLeft w:val="0"/>
              <w:marRight w:val="0"/>
              <w:marTop w:val="0"/>
              <w:marBottom w:val="0"/>
              <w:divBdr>
                <w:top w:val="none" w:sz="0" w:space="0" w:color="auto"/>
                <w:left w:val="none" w:sz="0" w:space="0" w:color="auto"/>
                <w:bottom w:val="none" w:sz="0" w:space="0" w:color="auto"/>
                <w:right w:val="none" w:sz="0" w:space="0" w:color="auto"/>
              </w:divBdr>
            </w:div>
            <w:div w:id="2046908931">
              <w:marLeft w:val="0"/>
              <w:marRight w:val="0"/>
              <w:marTop w:val="0"/>
              <w:marBottom w:val="0"/>
              <w:divBdr>
                <w:top w:val="none" w:sz="0" w:space="0" w:color="auto"/>
                <w:left w:val="none" w:sz="0" w:space="0" w:color="auto"/>
                <w:bottom w:val="none" w:sz="0" w:space="0" w:color="auto"/>
                <w:right w:val="none" w:sz="0" w:space="0" w:color="auto"/>
              </w:divBdr>
            </w:div>
            <w:div w:id="2048992450">
              <w:marLeft w:val="0"/>
              <w:marRight w:val="0"/>
              <w:marTop w:val="0"/>
              <w:marBottom w:val="0"/>
              <w:divBdr>
                <w:top w:val="none" w:sz="0" w:space="0" w:color="auto"/>
                <w:left w:val="none" w:sz="0" w:space="0" w:color="auto"/>
                <w:bottom w:val="none" w:sz="0" w:space="0" w:color="auto"/>
                <w:right w:val="none" w:sz="0" w:space="0" w:color="auto"/>
              </w:divBdr>
            </w:div>
            <w:div w:id="2050834706">
              <w:marLeft w:val="0"/>
              <w:marRight w:val="0"/>
              <w:marTop w:val="0"/>
              <w:marBottom w:val="0"/>
              <w:divBdr>
                <w:top w:val="none" w:sz="0" w:space="0" w:color="auto"/>
                <w:left w:val="none" w:sz="0" w:space="0" w:color="auto"/>
                <w:bottom w:val="none" w:sz="0" w:space="0" w:color="auto"/>
                <w:right w:val="none" w:sz="0" w:space="0" w:color="auto"/>
              </w:divBdr>
            </w:div>
            <w:div w:id="2054572483">
              <w:marLeft w:val="0"/>
              <w:marRight w:val="0"/>
              <w:marTop w:val="0"/>
              <w:marBottom w:val="0"/>
              <w:divBdr>
                <w:top w:val="none" w:sz="0" w:space="0" w:color="auto"/>
                <w:left w:val="none" w:sz="0" w:space="0" w:color="auto"/>
                <w:bottom w:val="none" w:sz="0" w:space="0" w:color="auto"/>
                <w:right w:val="none" w:sz="0" w:space="0" w:color="auto"/>
              </w:divBdr>
            </w:div>
            <w:div w:id="2079666634">
              <w:marLeft w:val="0"/>
              <w:marRight w:val="0"/>
              <w:marTop w:val="0"/>
              <w:marBottom w:val="0"/>
              <w:divBdr>
                <w:top w:val="none" w:sz="0" w:space="0" w:color="auto"/>
                <w:left w:val="none" w:sz="0" w:space="0" w:color="auto"/>
                <w:bottom w:val="none" w:sz="0" w:space="0" w:color="auto"/>
                <w:right w:val="none" w:sz="0" w:space="0" w:color="auto"/>
              </w:divBdr>
            </w:div>
            <w:div w:id="2115009116">
              <w:marLeft w:val="0"/>
              <w:marRight w:val="0"/>
              <w:marTop w:val="0"/>
              <w:marBottom w:val="0"/>
              <w:divBdr>
                <w:top w:val="none" w:sz="0" w:space="0" w:color="auto"/>
                <w:left w:val="none" w:sz="0" w:space="0" w:color="auto"/>
                <w:bottom w:val="none" w:sz="0" w:space="0" w:color="auto"/>
                <w:right w:val="none" w:sz="0" w:space="0" w:color="auto"/>
              </w:divBdr>
            </w:div>
            <w:div w:id="2120950391">
              <w:marLeft w:val="0"/>
              <w:marRight w:val="0"/>
              <w:marTop w:val="0"/>
              <w:marBottom w:val="0"/>
              <w:divBdr>
                <w:top w:val="none" w:sz="0" w:space="0" w:color="auto"/>
                <w:left w:val="none" w:sz="0" w:space="0" w:color="auto"/>
                <w:bottom w:val="none" w:sz="0" w:space="0" w:color="auto"/>
                <w:right w:val="none" w:sz="0" w:space="0" w:color="auto"/>
              </w:divBdr>
            </w:div>
            <w:div w:id="2126607999">
              <w:marLeft w:val="0"/>
              <w:marRight w:val="0"/>
              <w:marTop w:val="0"/>
              <w:marBottom w:val="0"/>
              <w:divBdr>
                <w:top w:val="none" w:sz="0" w:space="0" w:color="auto"/>
                <w:left w:val="none" w:sz="0" w:space="0" w:color="auto"/>
                <w:bottom w:val="none" w:sz="0" w:space="0" w:color="auto"/>
                <w:right w:val="none" w:sz="0" w:space="0" w:color="auto"/>
              </w:divBdr>
            </w:div>
            <w:div w:id="2135320580">
              <w:marLeft w:val="0"/>
              <w:marRight w:val="0"/>
              <w:marTop w:val="0"/>
              <w:marBottom w:val="0"/>
              <w:divBdr>
                <w:top w:val="none" w:sz="0" w:space="0" w:color="auto"/>
                <w:left w:val="none" w:sz="0" w:space="0" w:color="auto"/>
                <w:bottom w:val="none" w:sz="0" w:space="0" w:color="auto"/>
                <w:right w:val="none" w:sz="0" w:space="0" w:color="auto"/>
              </w:divBdr>
            </w:div>
            <w:div w:id="2137478711">
              <w:marLeft w:val="0"/>
              <w:marRight w:val="0"/>
              <w:marTop w:val="0"/>
              <w:marBottom w:val="0"/>
              <w:divBdr>
                <w:top w:val="none" w:sz="0" w:space="0" w:color="auto"/>
                <w:left w:val="none" w:sz="0" w:space="0" w:color="auto"/>
                <w:bottom w:val="none" w:sz="0" w:space="0" w:color="auto"/>
                <w:right w:val="none" w:sz="0" w:space="0" w:color="auto"/>
              </w:divBdr>
            </w:div>
            <w:div w:id="214337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875">
      <w:bodyDiv w:val="1"/>
      <w:marLeft w:val="0"/>
      <w:marRight w:val="0"/>
      <w:marTop w:val="0"/>
      <w:marBottom w:val="0"/>
      <w:divBdr>
        <w:top w:val="none" w:sz="0" w:space="0" w:color="auto"/>
        <w:left w:val="none" w:sz="0" w:space="0" w:color="auto"/>
        <w:bottom w:val="none" w:sz="0" w:space="0" w:color="auto"/>
        <w:right w:val="none" w:sz="0" w:space="0" w:color="auto"/>
      </w:divBdr>
      <w:divsChild>
        <w:div w:id="1046759689">
          <w:marLeft w:val="0"/>
          <w:marRight w:val="0"/>
          <w:marTop w:val="0"/>
          <w:marBottom w:val="0"/>
          <w:divBdr>
            <w:top w:val="none" w:sz="0" w:space="0" w:color="auto"/>
            <w:left w:val="none" w:sz="0" w:space="0" w:color="auto"/>
            <w:bottom w:val="none" w:sz="0" w:space="0" w:color="auto"/>
            <w:right w:val="none" w:sz="0" w:space="0" w:color="auto"/>
          </w:divBdr>
          <w:divsChild>
            <w:div w:id="4400780">
              <w:marLeft w:val="0"/>
              <w:marRight w:val="0"/>
              <w:marTop w:val="0"/>
              <w:marBottom w:val="0"/>
              <w:divBdr>
                <w:top w:val="none" w:sz="0" w:space="0" w:color="auto"/>
                <w:left w:val="none" w:sz="0" w:space="0" w:color="auto"/>
                <w:bottom w:val="none" w:sz="0" w:space="0" w:color="auto"/>
                <w:right w:val="none" w:sz="0" w:space="0" w:color="auto"/>
              </w:divBdr>
            </w:div>
            <w:div w:id="6712922">
              <w:marLeft w:val="0"/>
              <w:marRight w:val="0"/>
              <w:marTop w:val="0"/>
              <w:marBottom w:val="0"/>
              <w:divBdr>
                <w:top w:val="none" w:sz="0" w:space="0" w:color="auto"/>
                <w:left w:val="none" w:sz="0" w:space="0" w:color="auto"/>
                <w:bottom w:val="none" w:sz="0" w:space="0" w:color="auto"/>
                <w:right w:val="none" w:sz="0" w:space="0" w:color="auto"/>
              </w:divBdr>
            </w:div>
            <w:div w:id="11804170">
              <w:marLeft w:val="0"/>
              <w:marRight w:val="0"/>
              <w:marTop w:val="0"/>
              <w:marBottom w:val="0"/>
              <w:divBdr>
                <w:top w:val="none" w:sz="0" w:space="0" w:color="auto"/>
                <w:left w:val="none" w:sz="0" w:space="0" w:color="auto"/>
                <w:bottom w:val="none" w:sz="0" w:space="0" w:color="auto"/>
                <w:right w:val="none" w:sz="0" w:space="0" w:color="auto"/>
              </w:divBdr>
            </w:div>
            <w:div w:id="41102859">
              <w:marLeft w:val="0"/>
              <w:marRight w:val="0"/>
              <w:marTop w:val="0"/>
              <w:marBottom w:val="0"/>
              <w:divBdr>
                <w:top w:val="none" w:sz="0" w:space="0" w:color="auto"/>
                <w:left w:val="none" w:sz="0" w:space="0" w:color="auto"/>
                <w:bottom w:val="none" w:sz="0" w:space="0" w:color="auto"/>
                <w:right w:val="none" w:sz="0" w:space="0" w:color="auto"/>
              </w:divBdr>
            </w:div>
            <w:div w:id="46026825">
              <w:marLeft w:val="0"/>
              <w:marRight w:val="0"/>
              <w:marTop w:val="0"/>
              <w:marBottom w:val="0"/>
              <w:divBdr>
                <w:top w:val="none" w:sz="0" w:space="0" w:color="auto"/>
                <w:left w:val="none" w:sz="0" w:space="0" w:color="auto"/>
                <w:bottom w:val="none" w:sz="0" w:space="0" w:color="auto"/>
                <w:right w:val="none" w:sz="0" w:space="0" w:color="auto"/>
              </w:divBdr>
            </w:div>
            <w:div w:id="46534388">
              <w:marLeft w:val="0"/>
              <w:marRight w:val="0"/>
              <w:marTop w:val="0"/>
              <w:marBottom w:val="0"/>
              <w:divBdr>
                <w:top w:val="none" w:sz="0" w:space="0" w:color="auto"/>
                <w:left w:val="none" w:sz="0" w:space="0" w:color="auto"/>
                <w:bottom w:val="none" w:sz="0" w:space="0" w:color="auto"/>
                <w:right w:val="none" w:sz="0" w:space="0" w:color="auto"/>
              </w:divBdr>
            </w:div>
            <w:div w:id="51543745">
              <w:marLeft w:val="0"/>
              <w:marRight w:val="0"/>
              <w:marTop w:val="0"/>
              <w:marBottom w:val="0"/>
              <w:divBdr>
                <w:top w:val="none" w:sz="0" w:space="0" w:color="auto"/>
                <w:left w:val="none" w:sz="0" w:space="0" w:color="auto"/>
                <w:bottom w:val="none" w:sz="0" w:space="0" w:color="auto"/>
                <w:right w:val="none" w:sz="0" w:space="0" w:color="auto"/>
              </w:divBdr>
            </w:div>
            <w:div w:id="58477475">
              <w:marLeft w:val="0"/>
              <w:marRight w:val="0"/>
              <w:marTop w:val="0"/>
              <w:marBottom w:val="0"/>
              <w:divBdr>
                <w:top w:val="none" w:sz="0" w:space="0" w:color="auto"/>
                <w:left w:val="none" w:sz="0" w:space="0" w:color="auto"/>
                <w:bottom w:val="none" w:sz="0" w:space="0" w:color="auto"/>
                <w:right w:val="none" w:sz="0" w:space="0" w:color="auto"/>
              </w:divBdr>
            </w:div>
            <w:div w:id="60100930">
              <w:marLeft w:val="0"/>
              <w:marRight w:val="0"/>
              <w:marTop w:val="0"/>
              <w:marBottom w:val="0"/>
              <w:divBdr>
                <w:top w:val="none" w:sz="0" w:space="0" w:color="auto"/>
                <w:left w:val="none" w:sz="0" w:space="0" w:color="auto"/>
                <w:bottom w:val="none" w:sz="0" w:space="0" w:color="auto"/>
                <w:right w:val="none" w:sz="0" w:space="0" w:color="auto"/>
              </w:divBdr>
            </w:div>
            <w:div w:id="63526107">
              <w:marLeft w:val="0"/>
              <w:marRight w:val="0"/>
              <w:marTop w:val="0"/>
              <w:marBottom w:val="0"/>
              <w:divBdr>
                <w:top w:val="none" w:sz="0" w:space="0" w:color="auto"/>
                <w:left w:val="none" w:sz="0" w:space="0" w:color="auto"/>
                <w:bottom w:val="none" w:sz="0" w:space="0" w:color="auto"/>
                <w:right w:val="none" w:sz="0" w:space="0" w:color="auto"/>
              </w:divBdr>
            </w:div>
            <w:div w:id="77604800">
              <w:marLeft w:val="0"/>
              <w:marRight w:val="0"/>
              <w:marTop w:val="0"/>
              <w:marBottom w:val="0"/>
              <w:divBdr>
                <w:top w:val="none" w:sz="0" w:space="0" w:color="auto"/>
                <w:left w:val="none" w:sz="0" w:space="0" w:color="auto"/>
                <w:bottom w:val="none" w:sz="0" w:space="0" w:color="auto"/>
                <w:right w:val="none" w:sz="0" w:space="0" w:color="auto"/>
              </w:divBdr>
            </w:div>
            <w:div w:id="81344761">
              <w:marLeft w:val="0"/>
              <w:marRight w:val="0"/>
              <w:marTop w:val="0"/>
              <w:marBottom w:val="0"/>
              <w:divBdr>
                <w:top w:val="none" w:sz="0" w:space="0" w:color="auto"/>
                <w:left w:val="none" w:sz="0" w:space="0" w:color="auto"/>
                <w:bottom w:val="none" w:sz="0" w:space="0" w:color="auto"/>
                <w:right w:val="none" w:sz="0" w:space="0" w:color="auto"/>
              </w:divBdr>
            </w:div>
            <w:div w:id="88745477">
              <w:marLeft w:val="0"/>
              <w:marRight w:val="0"/>
              <w:marTop w:val="0"/>
              <w:marBottom w:val="0"/>
              <w:divBdr>
                <w:top w:val="none" w:sz="0" w:space="0" w:color="auto"/>
                <w:left w:val="none" w:sz="0" w:space="0" w:color="auto"/>
                <w:bottom w:val="none" w:sz="0" w:space="0" w:color="auto"/>
                <w:right w:val="none" w:sz="0" w:space="0" w:color="auto"/>
              </w:divBdr>
            </w:div>
            <w:div w:id="114250366">
              <w:marLeft w:val="0"/>
              <w:marRight w:val="0"/>
              <w:marTop w:val="0"/>
              <w:marBottom w:val="0"/>
              <w:divBdr>
                <w:top w:val="none" w:sz="0" w:space="0" w:color="auto"/>
                <w:left w:val="none" w:sz="0" w:space="0" w:color="auto"/>
                <w:bottom w:val="none" w:sz="0" w:space="0" w:color="auto"/>
                <w:right w:val="none" w:sz="0" w:space="0" w:color="auto"/>
              </w:divBdr>
            </w:div>
            <w:div w:id="125853577">
              <w:marLeft w:val="0"/>
              <w:marRight w:val="0"/>
              <w:marTop w:val="0"/>
              <w:marBottom w:val="0"/>
              <w:divBdr>
                <w:top w:val="none" w:sz="0" w:space="0" w:color="auto"/>
                <w:left w:val="none" w:sz="0" w:space="0" w:color="auto"/>
                <w:bottom w:val="none" w:sz="0" w:space="0" w:color="auto"/>
                <w:right w:val="none" w:sz="0" w:space="0" w:color="auto"/>
              </w:divBdr>
            </w:div>
            <w:div w:id="142553688">
              <w:marLeft w:val="0"/>
              <w:marRight w:val="0"/>
              <w:marTop w:val="0"/>
              <w:marBottom w:val="0"/>
              <w:divBdr>
                <w:top w:val="none" w:sz="0" w:space="0" w:color="auto"/>
                <w:left w:val="none" w:sz="0" w:space="0" w:color="auto"/>
                <w:bottom w:val="none" w:sz="0" w:space="0" w:color="auto"/>
                <w:right w:val="none" w:sz="0" w:space="0" w:color="auto"/>
              </w:divBdr>
            </w:div>
            <w:div w:id="154536260">
              <w:marLeft w:val="0"/>
              <w:marRight w:val="0"/>
              <w:marTop w:val="0"/>
              <w:marBottom w:val="0"/>
              <w:divBdr>
                <w:top w:val="none" w:sz="0" w:space="0" w:color="auto"/>
                <w:left w:val="none" w:sz="0" w:space="0" w:color="auto"/>
                <w:bottom w:val="none" w:sz="0" w:space="0" w:color="auto"/>
                <w:right w:val="none" w:sz="0" w:space="0" w:color="auto"/>
              </w:divBdr>
            </w:div>
            <w:div w:id="157111396">
              <w:marLeft w:val="0"/>
              <w:marRight w:val="0"/>
              <w:marTop w:val="0"/>
              <w:marBottom w:val="0"/>
              <w:divBdr>
                <w:top w:val="none" w:sz="0" w:space="0" w:color="auto"/>
                <w:left w:val="none" w:sz="0" w:space="0" w:color="auto"/>
                <w:bottom w:val="none" w:sz="0" w:space="0" w:color="auto"/>
                <w:right w:val="none" w:sz="0" w:space="0" w:color="auto"/>
              </w:divBdr>
            </w:div>
            <w:div w:id="158694243">
              <w:marLeft w:val="0"/>
              <w:marRight w:val="0"/>
              <w:marTop w:val="0"/>
              <w:marBottom w:val="0"/>
              <w:divBdr>
                <w:top w:val="none" w:sz="0" w:space="0" w:color="auto"/>
                <w:left w:val="none" w:sz="0" w:space="0" w:color="auto"/>
                <w:bottom w:val="none" w:sz="0" w:space="0" w:color="auto"/>
                <w:right w:val="none" w:sz="0" w:space="0" w:color="auto"/>
              </w:divBdr>
            </w:div>
            <w:div w:id="177618554">
              <w:marLeft w:val="0"/>
              <w:marRight w:val="0"/>
              <w:marTop w:val="0"/>
              <w:marBottom w:val="0"/>
              <w:divBdr>
                <w:top w:val="none" w:sz="0" w:space="0" w:color="auto"/>
                <w:left w:val="none" w:sz="0" w:space="0" w:color="auto"/>
                <w:bottom w:val="none" w:sz="0" w:space="0" w:color="auto"/>
                <w:right w:val="none" w:sz="0" w:space="0" w:color="auto"/>
              </w:divBdr>
            </w:div>
            <w:div w:id="196428074">
              <w:marLeft w:val="0"/>
              <w:marRight w:val="0"/>
              <w:marTop w:val="0"/>
              <w:marBottom w:val="0"/>
              <w:divBdr>
                <w:top w:val="none" w:sz="0" w:space="0" w:color="auto"/>
                <w:left w:val="none" w:sz="0" w:space="0" w:color="auto"/>
                <w:bottom w:val="none" w:sz="0" w:space="0" w:color="auto"/>
                <w:right w:val="none" w:sz="0" w:space="0" w:color="auto"/>
              </w:divBdr>
            </w:div>
            <w:div w:id="203173340">
              <w:marLeft w:val="0"/>
              <w:marRight w:val="0"/>
              <w:marTop w:val="0"/>
              <w:marBottom w:val="0"/>
              <w:divBdr>
                <w:top w:val="none" w:sz="0" w:space="0" w:color="auto"/>
                <w:left w:val="none" w:sz="0" w:space="0" w:color="auto"/>
                <w:bottom w:val="none" w:sz="0" w:space="0" w:color="auto"/>
                <w:right w:val="none" w:sz="0" w:space="0" w:color="auto"/>
              </w:divBdr>
            </w:div>
            <w:div w:id="210774311">
              <w:marLeft w:val="0"/>
              <w:marRight w:val="0"/>
              <w:marTop w:val="0"/>
              <w:marBottom w:val="0"/>
              <w:divBdr>
                <w:top w:val="none" w:sz="0" w:space="0" w:color="auto"/>
                <w:left w:val="none" w:sz="0" w:space="0" w:color="auto"/>
                <w:bottom w:val="none" w:sz="0" w:space="0" w:color="auto"/>
                <w:right w:val="none" w:sz="0" w:space="0" w:color="auto"/>
              </w:divBdr>
            </w:div>
            <w:div w:id="220554923">
              <w:marLeft w:val="0"/>
              <w:marRight w:val="0"/>
              <w:marTop w:val="0"/>
              <w:marBottom w:val="0"/>
              <w:divBdr>
                <w:top w:val="none" w:sz="0" w:space="0" w:color="auto"/>
                <w:left w:val="none" w:sz="0" w:space="0" w:color="auto"/>
                <w:bottom w:val="none" w:sz="0" w:space="0" w:color="auto"/>
                <w:right w:val="none" w:sz="0" w:space="0" w:color="auto"/>
              </w:divBdr>
            </w:div>
            <w:div w:id="231670224">
              <w:marLeft w:val="0"/>
              <w:marRight w:val="0"/>
              <w:marTop w:val="0"/>
              <w:marBottom w:val="0"/>
              <w:divBdr>
                <w:top w:val="none" w:sz="0" w:space="0" w:color="auto"/>
                <w:left w:val="none" w:sz="0" w:space="0" w:color="auto"/>
                <w:bottom w:val="none" w:sz="0" w:space="0" w:color="auto"/>
                <w:right w:val="none" w:sz="0" w:space="0" w:color="auto"/>
              </w:divBdr>
            </w:div>
            <w:div w:id="236402965">
              <w:marLeft w:val="0"/>
              <w:marRight w:val="0"/>
              <w:marTop w:val="0"/>
              <w:marBottom w:val="0"/>
              <w:divBdr>
                <w:top w:val="none" w:sz="0" w:space="0" w:color="auto"/>
                <w:left w:val="none" w:sz="0" w:space="0" w:color="auto"/>
                <w:bottom w:val="none" w:sz="0" w:space="0" w:color="auto"/>
                <w:right w:val="none" w:sz="0" w:space="0" w:color="auto"/>
              </w:divBdr>
            </w:div>
            <w:div w:id="244195748">
              <w:marLeft w:val="0"/>
              <w:marRight w:val="0"/>
              <w:marTop w:val="0"/>
              <w:marBottom w:val="0"/>
              <w:divBdr>
                <w:top w:val="none" w:sz="0" w:space="0" w:color="auto"/>
                <w:left w:val="none" w:sz="0" w:space="0" w:color="auto"/>
                <w:bottom w:val="none" w:sz="0" w:space="0" w:color="auto"/>
                <w:right w:val="none" w:sz="0" w:space="0" w:color="auto"/>
              </w:divBdr>
            </w:div>
            <w:div w:id="246623950">
              <w:marLeft w:val="0"/>
              <w:marRight w:val="0"/>
              <w:marTop w:val="0"/>
              <w:marBottom w:val="0"/>
              <w:divBdr>
                <w:top w:val="none" w:sz="0" w:space="0" w:color="auto"/>
                <w:left w:val="none" w:sz="0" w:space="0" w:color="auto"/>
                <w:bottom w:val="none" w:sz="0" w:space="0" w:color="auto"/>
                <w:right w:val="none" w:sz="0" w:space="0" w:color="auto"/>
              </w:divBdr>
            </w:div>
            <w:div w:id="251818734">
              <w:marLeft w:val="0"/>
              <w:marRight w:val="0"/>
              <w:marTop w:val="0"/>
              <w:marBottom w:val="0"/>
              <w:divBdr>
                <w:top w:val="none" w:sz="0" w:space="0" w:color="auto"/>
                <w:left w:val="none" w:sz="0" w:space="0" w:color="auto"/>
                <w:bottom w:val="none" w:sz="0" w:space="0" w:color="auto"/>
                <w:right w:val="none" w:sz="0" w:space="0" w:color="auto"/>
              </w:divBdr>
            </w:div>
            <w:div w:id="262222735">
              <w:marLeft w:val="0"/>
              <w:marRight w:val="0"/>
              <w:marTop w:val="0"/>
              <w:marBottom w:val="0"/>
              <w:divBdr>
                <w:top w:val="none" w:sz="0" w:space="0" w:color="auto"/>
                <w:left w:val="none" w:sz="0" w:space="0" w:color="auto"/>
                <w:bottom w:val="none" w:sz="0" w:space="0" w:color="auto"/>
                <w:right w:val="none" w:sz="0" w:space="0" w:color="auto"/>
              </w:divBdr>
            </w:div>
            <w:div w:id="278072237">
              <w:marLeft w:val="0"/>
              <w:marRight w:val="0"/>
              <w:marTop w:val="0"/>
              <w:marBottom w:val="0"/>
              <w:divBdr>
                <w:top w:val="none" w:sz="0" w:space="0" w:color="auto"/>
                <w:left w:val="none" w:sz="0" w:space="0" w:color="auto"/>
                <w:bottom w:val="none" w:sz="0" w:space="0" w:color="auto"/>
                <w:right w:val="none" w:sz="0" w:space="0" w:color="auto"/>
              </w:divBdr>
            </w:div>
            <w:div w:id="295450702">
              <w:marLeft w:val="0"/>
              <w:marRight w:val="0"/>
              <w:marTop w:val="0"/>
              <w:marBottom w:val="0"/>
              <w:divBdr>
                <w:top w:val="none" w:sz="0" w:space="0" w:color="auto"/>
                <w:left w:val="none" w:sz="0" w:space="0" w:color="auto"/>
                <w:bottom w:val="none" w:sz="0" w:space="0" w:color="auto"/>
                <w:right w:val="none" w:sz="0" w:space="0" w:color="auto"/>
              </w:divBdr>
            </w:div>
            <w:div w:id="301469627">
              <w:marLeft w:val="0"/>
              <w:marRight w:val="0"/>
              <w:marTop w:val="0"/>
              <w:marBottom w:val="0"/>
              <w:divBdr>
                <w:top w:val="none" w:sz="0" w:space="0" w:color="auto"/>
                <w:left w:val="none" w:sz="0" w:space="0" w:color="auto"/>
                <w:bottom w:val="none" w:sz="0" w:space="0" w:color="auto"/>
                <w:right w:val="none" w:sz="0" w:space="0" w:color="auto"/>
              </w:divBdr>
            </w:div>
            <w:div w:id="303198748">
              <w:marLeft w:val="0"/>
              <w:marRight w:val="0"/>
              <w:marTop w:val="0"/>
              <w:marBottom w:val="0"/>
              <w:divBdr>
                <w:top w:val="none" w:sz="0" w:space="0" w:color="auto"/>
                <w:left w:val="none" w:sz="0" w:space="0" w:color="auto"/>
                <w:bottom w:val="none" w:sz="0" w:space="0" w:color="auto"/>
                <w:right w:val="none" w:sz="0" w:space="0" w:color="auto"/>
              </w:divBdr>
            </w:div>
            <w:div w:id="308050360">
              <w:marLeft w:val="0"/>
              <w:marRight w:val="0"/>
              <w:marTop w:val="0"/>
              <w:marBottom w:val="0"/>
              <w:divBdr>
                <w:top w:val="none" w:sz="0" w:space="0" w:color="auto"/>
                <w:left w:val="none" w:sz="0" w:space="0" w:color="auto"/>
                <w:bottom w:val="none" w:sz="0" w:space="0" w:color="auto"/>
                <w:right w:val="none" w:sz="0" w:space="0" w:color="auto"/>
              </w:divBdr>
            </w:div>
            <w:div w:id="325518629">
              <w:marLeft w:val="0"/>
              <w:marRight w:val="0"/>
              <w:marTop w:val="0"/>
              <w:marBottom w:val="0"/>
              <w:divBdr>
                <w:top w:val="none" w:sz="0" w:space="0" w:color="auto"/>
                <w:left w:val="none" w:sz="0" w:space="0" w:color="auto"/>
                <w:bottom w:val="none" w:sz="0" w:space="0" w:color="auto"/>
                <w:right w:val="none" w:sz="0" w:space="0" w:color="auto"/>
              </w:divBdr>
            </w:div>
            <w:div w:id="336008238">
              <w:marLeft w:val="0"/>
              <w:marRight w:val="0"/>
              <w:marTop w:val="0"/>
              <w:marBottom w:val="0"/>
              <w:divBdr>
                <w:top w:val="none" w:sz="0" w:space="0" w:color="auto"/>
                <w:left w:val="none" w:sz="0" w:space="0" w:color="auto"/>
                <w:bottom w:val="none" w:sz="0" w:space="0" w:color="auto"/>
                <w:right w:val="none" w:sz="0" w:space="0" w:color="auto"/>
              </w:divBdr>
            </w:div>
            <w:div w:id="345520631">
              <w:marLeft w:val="0"/>
              <w:marRight w:val="0"/>
              <w:marTop w:val="0"/>
              <w:marBottom w:val="0"/>
              <w:divBdr>
                <w:top w:val="none" w:sz="0" w:space="0" w:color="auto"/>
                <w:left w:val="none" w:sz="0" w:space="0" w:color="auto"/>
                <w:bottom w:val="none" w:sz="0" w:space="0" w:color="auto"/>
                <w:right w:val="none" w:sz="0" w:space="0" w:color="auto"/>
              </w:divBdr>
            </w:div>
            <w:div w:id="360253579">
              <w:marLeft w:val="0"/>
              <w:marRight w:val="0"/>
              <w:marTop w:val="0"/>
              <w:marBottom w:val="0"/>
              <w:divBdr>
                <w:top w:val="none" w:sz="0" w:space="0" w:color="auto"/>
                <w:left w:val="none" w:sz="0" w:space="0" w:color="auto"/>
                <w:bottom w:val="none" w:sz="0" w:space="0" w:color="auto"/>
                <w:right w:val="none" w:sz="0" w:space="0" w:color="auto"/>
              </w:divBdr>
            </w:div>
            <w:div w:id="369453653">
              <w:marLeft w:val="0"/>
              <w:marRight w:val="0"/>
              <w:marTop w:val="0"/>
              <w:marBottom w:val="0"/>
              <w:divBdr>
                <w:top w:val="none" w:sz="0" w:space="0" w:color="auto"/>
                <w:left w:val="none" w:sz="0" w:space="0" w:color="auto"/>
                <w:bottom w:val="none" w:sz="0" w:space="0" w:color="auto"/>
                <w:right w:val="none" w:sz="0" w:space="0" w:color="auto"/>
              </w:divBdr>
            </w:div>
            <w:div w:id="375668081">
              <w:marLeft w:val="0"/>
              <w:marRight w:val="0"/>
              <w:marTop w:val="0"/>
              <w:marBottom w:val="0"/>
              <w:divBdr>
                <w:top w:val="none" w:sz="0" w:space="0" w:color="auto"/>
                <w:left w:val="none" w:sz="0" w:space="0" w:color="auto"/>
                <w:bottom w:val="none" w:sz="0" w:space="0" w:color="auto"/>
                <w:right w:val="none" w:sz="0" w:space="0" w:color="auto"/>
              </w:divBdr>
            </w:div>
            <w:div w:id="388043624">
              <w:marLeft w:val="0"/>
              <w:marRight w:val="0"/>
              <w:marTop w:val="0"/>
              <w:marBottom w:val="0"/>
              <w:divBdr>
                <w:top w:val="none" w:sz="0" w:space="0" w:color="auto"/>
                <w:left w:val="none" w:sz="0" w:space="0" w:color="auto"/>
                <w:bottom w:val="none" w:sz="0" w:space="0" w:color="auto"/>
                <w:right w:val="none" w:sz="0" w:space="0" w:color="auto"/>
              </w:divBdr>
            </w:div>
            <w:div w:id="475881328">
              <w:marLeft w:val="0"/>
              <w:marRight w:val="0"/>
              <w:marTop w:val="0"/>
              <w:marBottom w:val="0"/>
              <w:divBdr>
                <w:top w:val="none" w:sz="0" w:space="0" w:color="auto"/>
                <w:left w:val="none" w:sz="0" w:space="0" w:color="auto"/>
                <w:bottom w:val="none" w:sz="0" w:space="0" w:color="auto"/>
                <w:right w:val="none" w:sz="0" w:space="0" w:color="auto"/>
              </w:divBdr>
            </w:div>
            <w:div w:id="505680822">
              <w:marLeft w:val="0"/>
              <w:marRight w:val="0"/>
              <w:marTop w:val="0"/>
              <w:marBottom w:val="0"/>
              <w:divBdr>
                <w:top w:val="none" w:sz="0" w:space="0" w:color="auto"/>
                <w:left w:val="none" w:sz="0" w:space="0" w:color="auto"/>
                <w:bottom w:val="none" w:sz="0" w:space="0" w:color="auto"/>
                <w:right w:val="none" w:sz="0" w:space="0" w:color="auto"/>
              </w:divBdr>
            </w:div>
            <w:div w:id="512762679">
              <w:marLeft w:val="0"/>
              <w:marRight w:val="0"/>
              <w:marTop w:val="0"/>
              <w:marBottom w:val="0"/>
              <w:divBdr>
                <w:top w:val="none" w:sz="0" w:space="0" w:color="auto"/>
                <w:left w:val="none" w:sz="0" w:space="0" w:color="auto"/>
                <w:bottom w:val="none" w:sz="0" w:space="0" w:color="auto"/>
                <w:right w:val="none" w:sz="0" w:space="0" w:color="auto"/>
              </w:divBdr>
            </w:div>
            <w:div w:id="517237935">
              <w:marLeft w:val="0"/>
              <w:marRight w:val="0"/>
              <w:marTop w:val="0"/>
              <w:marBottom w:val="0"/>
              <w:divBdr>
                <w:top w:val="none" w:sz="0" w:space="0" w:color="auto"/>
                <w:left w:val="none" w:sz="0" w:space="0" w:color="auto"/>
                <w:bottom w:val="none" w:sz="0" w:space="0" w:color="auto"/>
                <w:right w:val="none" w:sz="0" w:space="0" w:color="auto"/>
              </w:divBdr>
            </w:div>
            <w:div w:id="532350311">
              <w:marLeft w:val="0"/>
              <w:marRight w:val="0"/>
              <w:marTop w:val="0"/>
              <w:marBottom w:val="0"/>
              <w:divBdr>
                <w:top w:val="none" w:sz="0" w:space="0" w:color="auto"/>
                <w:left w:val="none" w:sz="0" w:space="0" w:color="auto"/>
                <w:bottom w:val="none" w:sz="0" w:space="0" w:color="auto"/>
                <w:right w:val="none" w:sz="0" w:space="0" w:color="auto"/>
              </w:divBdr>
            </w:div>
            <w:div w:id="540870298">
              <w:marLeft w:val="0"/>
              <w:marRight w:val="0"/>
              <w:marTop w:val="0"/>
              <w:marBottom w:val="0"/>
              <w:divBdr>
                <w:top w:val="none" w:sz="0" w:space="0" w:color="auto"/>
                <w:left w:val="none" w:sz="0" w:space="0" w:color="auto"/>
                <w:bottom w:val="none" w:sz="0" w:space="0" w:color="auto"/>
                <w:right w:val="none" w:sz="0" w:space="0" w:color="auto"/>
              </w:divBdr>
            </w:div>
            <w:div w:id="562912894">
              <w:marLeft w:val="0"/>
              <w:marRight w:val="0"/>
              <w:marTop w:val="0"/>
              <w:marBottom w:val="0"/>
              <w:divBdr>
                <w:top w:val="none" w:sz="0" w:space="0" w:color="auto"/>
                <w:left w:val="none" w:sz="0" w:space="0" w:color="auto"/>
                <w:bottom w:val="none" w:sz="0" w:space="0" w:color="auto"/>
                <w:right w:val="none" w:sz="0" w:space="0" w:color="auto"/>
              </w:divBdr>
            </w:div>
            <w:div w:id="573904305">
              <w:marLeft w:val="0"/>
              <w:marRight w:val="0"/>
              <w:marTop w:val="0"/>
              <w:marBottom w:val="0"/>
              <w:divBdr>
                <w:top w:val="none" w:sz="0" w:space="0" w:color="auto"/>
                <w:left w:val="none" w:sz="0" w:space="0" w:color="auto"/>
                <w:bottom w:val="none" w:sz="0" w:space="0" w:color="auto"/>
                <w:right w:val="none" w:sz="0" w:space="0" w:color="auto"/>
              </w:divBdr>
            </w:div>
            <w:div w:id="584416643">
              <w:marLeft w:val="0"/>
              <w:marRight w:val="0"/>
              <w:marTop w:val="0"/>
              <w:marBottom w:val="0"/>
              <w:divBdr>
                <w:top w:val="none" w:sz="0" w:space="0" w:color="auto"/>
                <w:left w:val="none" w:sz="0" w:space="0" w:color="auto"/>
                <w:bottom w:val="none" w:sz="0" w:space="0" w:color="auto"/>
                <w:right w:val="none" w:sz="0" w:space="0" w:color="auto"/>
              </w:divBdr>
            </w:div>
            <w:div w:id="596909913">
              <w:marLeft w:val="0"/>
              <w:marRight w:val="0"/>
              <w:marTop w:val="0"/>
              <w:marBottom w:val="0"/>
              <w:divBdr>
                <w:top w:val="none" w:sz="0" w:space="0" w:color="auto"/>
                <w:left w:val="none" w:sz="0" w:space="0" w:color="auto"/>
                <w:bottom w:val="none" w:sz="0" w:space="0" w:color="auto"/>
                <w:right w:val="none" w:sz="0" w:space="0" w:color="auto"/>
              </w:divBdr>
            </w:div>
            <w:div w:id="599919860">
              <w:marLeft w:val="0"/>
              <w:marRight w:val="0"/>
              <w:marTop w:val="0"/>
              <w:marBottom w:val="0"/>
              <w:divBdr>
                <w:top w:val="none" w:sz="0" w:space="0" w:color="auto"/>
                <w:left w:val="none" w:sz="0" w:space="0" w:color="auto"/>
                <w:bottom w:val="none" w:sz="0" w:space="0" w:color="auto"/>
                <w:right w:val="none" w:sz="0" w:space="0" w:color="auto"/>
              </w:divBdr>
            </w:div>
            <w:div w:id="609976026">
              <w:marLeft w:val="0"/>
              <w:marRight w:val="0"/>
              <w:marTop w:val="0"/>
              <w:marBottom w:val="0"/>
              <w:divBdr>
                <w:top w:val="none" w:sz="0" w:space="0" w:color="auto"/>
                <w:left w:val="none" w:sz="0" w:space="0" w:color="auto"/>
                <w:bottom w:val="none" w:sz="0" w:space="0" w:color="auto"/>
                <w:right w:val="none" w:sz="0" w:space="0" w:color="auto"/>
              </w:divBdr>
            </w:div>
            <w:div w:id="615872437">
              <w:marLeft w:val="0"/>
              <w:marRight w:val="0"/>
              <w:marTop w:val="0"/>
              <w:marBottom w:val="0"/>
              <w:divBdr>
                <w:top w:val="none" w:sz="0" w:space="0" w:color="auto"/>
                <w:left w:val="none" w:sz="0" w:space="0" w:color="auto"/>
                <w:bottom w:val="none" w:sz="0" w:space="0" w:color="auto"/>
                <w:right w:val="none" w:sz="0" w:space="0" w:color="auto"/>
              </w:divBdr>
            </w:div>
            <w:div w:id="617103590">
              <w:marLeft w:val="0"/>
              <w:marRight w:val="0"/>
              <w:marTop w:val="0"/>
              <w:marBottom w:val="0"/>
              <w:divBdr>
                <w:top w:val="none" w:sz="0" w:space="0" w:color="auto"/>
                <w:left w:val="none" w:sz="0" w:space="0" w:color="auto"/>
                <w:bottom w:val="none" w:sz="0" w:space="0" w:color="auto"/>
                <w:right w:val="none" w:sz="0" w:space="0" w:color="auto"/>
              </w:divBdr>
            </w:div>
            <w:div w:id="622006677">
              <w:marLeft w:val="0"/>
              <w:marRight w:val="0"/>
              <w:marTop w:val="0"/>
              <w:marBottom w:val="0"/>
              <w:divBdr>
                <w:top w:val="none" w:sz="0" w:space="0" w:color="auto"/>
                <w:left w:val="none" w:sz="0" w:space="0" w:color="auto"/>
                <w:bottom w:val="none" w:sz="0" w:space="0" w:color="auto"/>
                <w:right w:val="none" w:sz="0" w:space="0" w:color="auto"/>
              </w:divBdr>
            </w:div>
            <w:div w:id="624967786">
              <w:marLeft w:val="0"/>
              <w:marRight w:val="0"/>
              <w:marTop w:val="0"/>
              <w:marBottom w:val="0"/>
              <w:divBdr>
                <w:top w:val="none" w:sz="0" w:space="0" w:color="auto"/>
                <w:left w:val="none" w:sz="0" w:space="0" w:color="auto"/>
                <w:bottom w:val="none" w:sz="0" w:space="0" w:color="auto"/>
                <w:right w:val="none" w:sz="0" w:space="0" w:color="auto"/>
              </w:divBdr>
            </w:div>
            <w:div w:id="643850098">
              <w:marLeft w:val="0"/>
              <w:marRight w:val="0"/>
              <w:marTop w:val="0"/>
              <w:marBottom w:val="0"/>
              <w:divBdr>
                <w:top w:val="none" w:sz="0" w:space="0" w:color="auto"/>
                <w:left w:val="none" w:sz="0" w:space="0" w:color="auto"/>
                <w:bottom w:val="none" w:sz="0" w:space="0" w:color="auto"/>
                <w:right w:val="none" w:sz="0" w:space="0" w:color="auto"/>
              </w:divBdr>
            </w:div>
            <w:div w:id="659700967">
              <w:marLeft w:val="0"/>
              <w:marRight w:val="0"/>
              <w:marTop w:val="0"/>
              <w:marBottom w:val="0"/>
              <w:divBdr>
                <w:top w:val="none" w:sz="0" w:space="0" w:color="auto"/>
                <w:left w:val="none" w:sz="0" w:space="0" w:color="auto"/>
                <w:bottom w:val="none" w:sz="0" w:space="0" w:color="auto"/>
                <w:right w:val="none" w:sz="0" w:space="0" w:color="auto"/>
              </w:divBdr>
            </w:div>
            <w:div w:id="688416041">
              <w:marLeft w:val="0"/>
              <w:marRight w:val="0"/>
              <w:marTop w:val="0"/>
              <w:marBottom w:val="0"/>
              <w:divBdr>
                <w:top w:val="none" w:sz="0" w:space="0" w:color="auto"/>
                <w:left w:val="none" w:sz="0" w:space="0" w:color="auto"/>
                <w:bottom w:val="none" w:sz="0" w:space="0" w:color="auto"/>
                <w:right w:val="none" w:sz="0" w:space="0" w:color="auto"/>
              </w:divBdr>
            </w:div>
            <w:div w:id="693193944">
              <w:marLeft w:val="0"/>
              <w:marRight w:val="0"/>
              <w:marTop w:val="0"/>
              <w:marBottom w:val="0"/>
              <w:divBdr>
                <w:top w:val="none" w:sz="0" w:space="0" w:color="auto"/>
                <w:left w:val="none" w:sz="0" w:space="0" w:color="auto"/>
                <w:bottom w:val="none" w:sz="0" w:space="0" w:color="auto"/>
                <w:right w:val="none" w:sz="0" w:space="0" w:color="auto"/>
              </w:divBdr>
            </w:div>
            <w:div w:id="700014878">
              <w:marLeft w:val="0"/>
              <w:marRight w:val="0"/>
              <w:marTop w:val="0"/>
              <w:marBottom w:val="0"/>
              <w:divBdr>
                <w:top w:val="none" w:sz="0" w:space="0" w:color="auto"/>
                <w:left w:val="none" w:sz="0" w:space="0" w:color="auto"/>
                <w:bottom w:val="none" w:sz="0" w:space="0" w:color="auto"/>
                <w:right w:val="none" w:sz="0" w:space="0" w:color="auto"/>
              </w:divBdr>
            </w:div>
            <w:div w:id="720206252">
              <w:marLeft w:val="0"/>
              <w:marRight w:val="0"/>
              <w:marTop w:val="0"/>
              <w:marBottom w:val="0"/>
              <w:divBdr>
                <w:top w:val="none" w:sz="0" w:space="0" w:color="auto"/>
                <w:left w:val="none" w:sz="0" w:space="0" w:color="auto"/>
                <w:bottom w:val="none" w:sz="0" w:space="0" w:color="auto"/>
                <w:right w:val="none" w:sz="0" w:space="0" w:color="auto"/>
              </w:divBdr>
            </w:div>
            <w:div w:id="750931760">
              <w:marLeft w:val="0"/>
              <w:marRight w:val="0"/>
              <w:marTop w:val="0"/>
              <w:marBottom w:val="0"/>
              <w:divBdr>
                <w:top w:val="none" w:sz="0" w:space="0" w:color="auto"/>
                <w:left w:val="none" w:sz="0" w:space="0" w:color="auto"/>
                <w:bottom w:val="none" w:sz="0" w:space="0" w:color="auto"/>
                <w:right w:val="none" w:sz="0" w:space="0" w:color="auto"/>
              </w:divBdr>
            </w:div>
            <w:div w:id="769857322">
              <w:marLeft w:val="0"/>
              <w:marRight w:val="0"/>
              <w:marTop w:val="0"/>
              <w:marBottom w:val="0"/>
              <w:divBdr>
                <w:top w:val="none" w:sz="0" w:space="0" w:color="auto"/>
                <w:left w:val="none" w:sz="0" w:space="0" w:color="auto"/>
                <w:bottom w:val="none" w:sz="0" w:space="0" w:color="auto"/>
                <w:right w:val="none" w:sz="0" w:space="0" w:color="auto"/>
              </w:divBdr>
            </w:div>
            <w:div w:id="773742866">
              <w:marLeft w:val="0"/>
              <w:marRight w:val="0"/>
              <w:marTop w:val="0"/>
              <w:marBottom w:val="0"/>
              <w:divBdr>
                <w:top w:val="none" w:sz="0" w:space="0" w:color="auto"/>
                <w:left w:val="none" w:sz="0" w:space="0" w:color="auto"/>
                <w:bottom w:val="none" w:sz="0" w:space="0" w:color="auto"/>
                <w:right w:val="none" w:sz="0" w:space="0" w:color="auto"/>
              </w:divBdr>
            </w:div>
            <w:div w:id="809516275">
              <w:marLeft w:val="0"/>
              <w:marRight w:val="0"/>
              <w:marTop w:val="0"/>
              <w:marBottom w:val="0"/>
              <w:divBdr>
                <w:top w:val="none" w:sz="0" w:space="0" w:color="auto"/>
                <w:left w:val="none" w:sz="0" w:space="0" w:color="auto"/>
                <w:bottom w:val="none" w:sz="0" w:space="0" w:color="auto"/>
                <w:right w:val="none" w:sz="0" w:space="0" w:color="auto"/>
              </w:divBdr>
            </w:div>
            <w:div w:id="831676765">
              <w:marLeft w:val="0"/>
              <w:marRight w:val="0"/>
              <w:marTop w:val="0"/>
              <w:marBottom w:val="0"/>
              <w:divBdr>
                <w:top w:val="none" w:sz="0" w:space="0" w:color="auto"/>
                <w:left w:val="none" w:sz="0" w:space="0" w:color="auto"/>
                <w:bottom w:val="none" w:sz="0" w:space="0" w:color="auto"/>
                <w:right w:val="none" w:sz="0" w:space="0" w:color="auto"/>
              </w:divBdr>
            </w:div>
            <w:div w:id="846751766">
              <w:marLeft w:val="0"/>
              <w:marRight w:val="0"/>
              <w:marTop w:val="0"/>
              <w:marBottom w:val="0"/>
              <w:divBdr>
                <w:top w:val="none" w:sz="0" w:space="0" w:color="auto"/>
                <w:left w:val="none" w:sz="0" w:space="0" w:color="auto"/>
                <w:bottom w:val="none" w:sz="0" w:space="0" w:color="auto"/>
                <w:right w:val="none" w:sz="0" w:space="0" w:color="auto"/>
              </w:divBdr>
            </w:div>
            <w:div w:id="860238975">
              <w:marLeft w:val="0"/>
              <w:marRight w:val="0"/>
              <w:marTop w:val="0"/>
              <w:marBottom w:val="0"/>
              <w:divBdr>
                <w:top w:val="none" w:sz="0" w:space="0" w:color="auto"/>
                <w:left w:val="none" w:sz="0" w:space="0" w:color="auto"/>
                <w:bottom w:val="none" w:sz="0" w:space="0" w:color="auto"/>
                <w:right w:val="none" w:sz="0" w:space="0" w:color="auto"/>
              </w:divBdr>
            </w:div>
            <w:div w:id="866482937">
              <w:marLeft w:val="0"/>
              <w:marRight w:val="0"/>
              <w:marTop w:val="0"/>
              <w:marBottom w:val="0"/>
              <w:divBdr>
                <w:top w:val="none" w:sz="0" w:space="0" w:color="auto"/>
                <w:left w:val="none" w:sz="0" w:space="0" w:color="auto"/>
                <w:bottom w:val="none" w:sz="0" w:space="0" w:color="auto"/>
                <w:right w:val="none" w:sz="0" w:space="0" w:color="auto"/>
              </w:divBdr>
            </w:div>
            <w:div w:id="867177672">
              <w:marLeft w:val="0"/>
              <w:marRight w:val="0"/>
              <w:marTop w:val="0"/>
              <w:marBottom w:val="0"/>
              <w:divBdr>
                <w:top w:val="none" w:sz="0" w:space="0" w:color="auto"/>
                <w:left w:val="none" w:sz="0" w:space="0" w:color="auto"/>
                <w:bottom w:val="none" w:sz="0" w:space="0" w:color="auto"/>
                <w:right w:val="none" w:sz="0" w:space="0" w:color="auto"/>
              </w:divBdr>
            </w:div>
            <w:div w:id="877277325">
              <w:marLeft w:val="0"/>
              <w:marRight w:val="0"/>
              <w:marTop w:val="0"/>
              <w:marBottom w:val="0"/>
              <w:divBdr>
                <w:top w:val="none" w:sz="0" w:space="0" w:color="auto"/>
                <w:left w:val="none" w:sz="0" w:space="0" w:color="auto"/>
                <w:bottom w:val="none" w:sz="0" w:space="0" w:color="auto"/>
                <w:right w:val="none" w:sz="0" w:space="0" w:color="auto"/>
              </w:divBdr>
            </w:div>
            <w:div w:id="892740843">
              <w:marLeft w:val="0"/>
              <w:marRight w:val="0"/>
              <w:marTop w:val="0"/>
              <w:marBottom w:val="0"/>
              <w:divBdr>
                <w:top w:val="none" w:sz="0" w:space="0" w:color="auto"/>
                <w:left w:val="none" w:sz="0" w:space="0" w:color="auto"/>
                <w:bottom w:val="none" w:sz="0" w:space="0" w:color="auto"/>
                <w:right w:val="none" w:sz="0" w:space="0" w:color="auto"/>
              </w:divBdr>
            </w:div>
            <w:div w:id="906571608">
              <w:marLeft w:val="0"/>
              <w:marRight w:val="0"/>
              <w:marTop w:val="0"/>
              <w:marBottom w:val="0"/>
              <w:divBdr>
                <w:top w:val="none" w:sz="0" w:space="0" w:color="auto"/>
                <w:left w:val="none" w:sz="0" w:space="0" w:color="auto"/>
                <w:bottom w:val="none" w:sz="0" w:space="0" w:color="auto"/>
                <w:right w:val="none" w:sz="0" w:space="0" w:color="auto"/>
              </w:divBdr>
            </w:div>
            <w:div w:id="914971540">
              <w:marLeft w:val="0"/>
              <w:marRight w:val="0"/>
              <w:marTop w:val="0"/>
              <w:marBottom w:val="0"/>
              <w:divBdr>
                <w:top w:val="none" w:sz="0" w:space="0" w:color="auto"/>
                <w:left w:val="none" w:sz="0" w:space="0" w:color="auto"/>
                <w:bottom w:val="none" w:sz="0" w:space="0" w:color="auto"/>
                <w:right w:val="none" w:sz="0" w:space="0" w:color="auto"/>
              </w:divBdr>
            </w:div>
            <w:div w:id="917060818">
              <w:marLeft w:val="0"/>
              <w:marRight w:val="0"/>
              <w:marTop w:val="0"/>
              <w:marBottom w:val="0"/>
              <w:divBdr>
                <w:top w:val="none" w:sz="0" w:space="0" w:color="auto"/>
                <w:left w:val="none" w:sz="0" w:space="0" w:color="auto"/>
                <w:bottom w:val="none" w:sz="0" w:space="0" w:color="auto"/>
                <w:right w:val="none" w:sz="0" w:space="0" w:color="auto"/>
              </w:divBdr>
            </w:div>
            <w:div w:id="926694282">
              <w:marLeft w:val="0"/>
              <w:marRight w:val="0"/>
              <w:marTop w:val="0"/>
              <w:marBottom w:val="0"/>
              <w:divBdr>
                <w:top w:val="none" w:sz="0" w:space="0" w:color="auto"/>
                <w:left w:val="none" w:sz="0" w:space="0" w:color="auto"/>
                <w:bottom w:val="none" w:sz="0" w:space="0" w:color="auto"/>
                <w:right w:val="none" w:sz="0" w:space="0" w:color="auto"/>
              </w:divBdr>
            </w:div>
            <w:div w:id="942692838">
              <w:marLeft w:val="0"/>
              <w:marRight w:val="0"/>
              <w:marTop w:val="0"/>
              <w:marBottom w:val="0"/>
              <w:divBdr>
                <w:top w:val="none" w:sz="0" w:space="0" w:color="auto"/>
                <w:left w:val="none" w:sz="0" w:space="0" w:color="auto"/>
                <w:bottom w:val="none" w:sz="0" w:space="0" w:color="auto"/>
                <w:right w:val="none" w:sz="0" w:space="0" w:color="auto"/>
              </w:divBdr>
            </w:div>
            <w:div w:id="953440433">
              <w:marLeft w:val="0"/>
              <w:marRight w:val="0"/>
              <w:marTop w:val="0"/>
              <w:marBottom w:val="0"/>
              <w:divBdr>
                <w:top w:val="none" w:sz="0" w:space="0" w:color="auto"/>
                <w:left w:val="none" w:sz="0" w:space="0" w:color="auto"/>
                <w:bottom w:val="none" w:sz="0" w:space="0" w:color="auto"/>
                <w:right w:val="none" w:sz="0" w:space="0" w:color="auto"/>
              </w:divBdr>
            </w:div>
            <w:div w:id="967933081">
              <w:marLeft w:val="0"/>
              <w:marRight w:val="0"/>
              <w:marTop w:val="0"/>
              <w:marBottom w:val="0"/>
              <w:divBdr>
                <w:top w:val="none" w:sz="0" w:space="0" w:color="auto"/>
                <w:left w:val="none" w:sz="0" w:space="0" w:color="auto"/>
                <w:bottom w:val="none" w:sz="0" w:space="0" w:color="auto"/>
                <w:right w:val="none" w:sz="0" w:space="0" w:color="auto"/>
              </w:divBdr>
            </w:div>
            <w:div w:id="969165649">
              <w:marLeft w:val="0"/>
              <w:marRight w:val="0"/>
              <w:marTop w:val="0"/>
              <w:marBottom w:val="0"/>
              <w:divBdr>
                <w:top w:val="none" w:sz="0" w:space="0" w:color="auto"/>
                <w:left w:val="none" w:sz="0" w:space="0" w:color="auto"/>
                <w:bottom w:val="none" w:sz="0" w:space="0" w:color="auto"/>
                <w:right w:val="none" w:sz="0" w:space="0" w:color="auto"/>
              </w:divBdr>
            </w:div>
            <w:div w:id="982467150">
              <w:marLeft w:val="0"/>
              <w:marRight w:val="0"/>
              <w:marTop w:val="0"/>
              <w:marBottom w:val="0"/>
              <w:divBdr>
                <w:top w:val="none" w:sz="0" w:space="0" w:color="auto"/>
                <w:left w:val="none" w:sz="0" w:space="0" w:color="auto"/>
                <w:bottom w:val="none" w:sz="0" w:space="0" w:color="auto"/>
                <w:right w:val="none" w:sz="0" w:space="0" w:color="auto"/>
              </w:divBdr>
            </w:div>
            <w:div w:id="988290946">
              <w:marLeft w:val="0"/>
              <w:marRight w:val="0"/>
              <w:marTop w:val="0"/>
              <w:marBottom w:val="0"/>
              <w:divBdr>
                <w:top w:val="none" w:sz="0" w:space="0" w:color="auto"/>
                <w:left w:val="none" w:sz="0" w:space="0" w:color="auto"/>
                <w:bottom w:val="none" w:sz="0" w:space="0" w:color="auto"/>
                <w:right w:val="none" w:sz="0" w:space="0" w:color="auto"/>
              </w:divBdr>
            </w:div>
            <w:div w:id="990982758">
              <w:marLeft w:val="0"/>
              <w:marRight w:val="0"/>
              <w:marTop w:val="0"/>
              <w:marBottom w:val="0"/>
              <w:divBdr>
                <w:top w:val="none" w:sz="0" w:space="0" w:color="auto"/>
                <w:left w:val="none" w:sz="0" w:space="0" w:color="auto"/>
                <w:bottom w:val="none" w:sz="0" w:space="0" w:color="auto"/>
                <w:right w:val="none" w:sz="0" w:space="0" w:color="auto"/>
              </w:divBdr>
            </w:div>
            <w:div w:id="999313922">
              <w:marLeft w:val="0"/>
              <w:marRight w:val="0"/>
              <w:marTop w:val="0"/>
              <w:marBottom w:val="0"/>
              <w:divBdr>
                <w:top w:val="none" w:sz="0" w:space="0" w:color="auto"/>
                <w:left w:val="none" w:sz="0" w:space="0" w:color="auto"/>
                <w:bottom w:val="none" w:sz="0" w:space="0" w:color="auto"/>
                <w:right w:val="none" w:sz="0" w:space="0" w:color="auto"/>
              </w:divBdr>
            </w:div>
            <w:div w:id="1015305472">
              <w:marLeft w:val="0"/>
              <w:marRight w:val="0"/>
              <w:marTop w:val="0"/>
              <w:marBottom w:val="0"/>
              <w:divBdr>
                <w:top w:val="none" w:sz="0" w:space="0" w:color="auto"/>
                <w:left w:val="none" w:sz="0" w:space="0" w:color="auto"/>
                <w:bottom w:val="none" w:sz="0" w:space="0" w:color="auto"/>
                <w:right w:val="none" w:sz="0" w:space="0" w:color="auto"/>
              </w:divBdr>
            </w:div>
            <w:div w:id="1042897999">
              <w:marLeft w:val="0"/>
              <w:marRight w:val="0"/>
              <w:marTop w:val="0"/>
              <w:marBottom w:val="0"/>
              <w:divBdr>
                <w:top w:val="none" w:sz="0" w:space="0" w:color="auto"/>
                <w:left w:val="none" w:sz="0" w:space="0" w:color="auto"/>
                <w:bottom w:val="none" w:sz="0" w:space="0" w:color="auto"/>
                <w:right w:val="none" w:sz="0" w:space="0" w:color="auto"/>
              </w:divBdr>
            </w:div>
            <w:div w:id="1043872193">
              <w:marLeft w:val="0"/>
              <w:marRight w:val="0"/>
              <w:marTop w:val="0"/>
              <w:marBottom w:val="0"/>
              <w:divBdr>
                <w:top w:val="none" w:sz="0" w:space="0" w:color="auto"/>
                <w:left w:val="none" w:sz="0" w:space="0" w:color="auto"/>
                <w:bottom w:val="none" w:sz="0" w:space="0" w:color="auto"/>
                <w:right w:val="none" w:sz="0" w:space="0" w:color="auto"/>
              </w:divBdr>
            </w:div>
            <w:div w:id="1045519732">
              <w:marLeft w:val="0"/>
              <w:marRight w:val="0"/>
              <w:marTop w:val="0"/>
              <w:marBottom w:val="0"/>
              <w:divBdr>
                <w:top w:val="none" w:sz="0" w:space="0" w:color="auto"/>
                <w:left w:val="none" w:sz="0" w:space="0" w:color="auto"/>
                <w:bottom w:val="none" w:sz="0" w:space="0" w:color="auto"/>
                <w:right w:val="none" w:sz="0" w:space="0" w:color="auto"/>
              </w:divBdr>
            </w:div>
            <w:div w:id="1054738636">
              <w:marLeft w:val="0"/>
              <w:marRight w:val="0"/>
              <w:marTop w:val="0"/>
              <w:marBottom w:val="0"/>
              <w:divBdr>
                <w:top w:val="none" w:sz="0" w:space="0" w:color="auto"/>
                <w:left w:val="none" w:sz="0" w:space="0" w:color="auto"/>
                <w:bottom w:val="none" w:sz="0" w:space="0" w:color="auto"/>
                <w:right w:val="none" w:sz="0" w:space="0" w:color="auto"/>
              </w:divBdr>
            </w:div>
            <w:div w:id="1056514248">
              <w:marLeft w:val="0"/>
              <w:marRight w:val="0"/>
              <w:marTop w:val="0"/>
              <w:marBottom w:val="0"/>
              <w:divBdr>
                <w:top w:val="none" w:sz="0" w:space="0" w:color="auto"/>
                <w:left w:val="none" w:sz="0" w:space="0" w:color="auto"/>
                <w:bottom w:val="none" w:sz="0" w:space="0" w:color="auto"/>
                <w:right w:val="none" w:sz="0" w:space="0" w:color="auto"/>
              </w:divBdr>
            </w:div>
            <w:div w:id="1062673979">
              <w:marLeft w:val="0"/>
              <w:marRight w:val="0"/>
              <w:marTop w:val="0"/>
              <w:marBottom w:val="0"/>
              <w:divBdr>
                <w:top w:val="none" w:sz="0" w:space="0" w:color="auto"/>
                <w:left w:val="none" w:sz="0" w:space="0" w:color="auto"/>
                <w:bottom w:val="none" w:sz="0" w:space="0" w:color="auto"/>
                <w:right w:val="none" w:sz="0" w:space="0" w:color="auto"/>
              </w:divBdr>
            </w:div>
            <w:div w:id="1071390371">
              <w:marLeft w:val="0"/>
              <w:marRight w:val="0"/>
              <w:marTop w:val="0"/>
              <w:marBottom w:val="0"/>
              <w:divBdr>
                <w:top w:val="none" w:sz="0" w:space="0" w:color="auto"/>
                <w:left w:val="none" w:sz="0" w:space="0" w:color="auto"/>
                <w:bottom w:val="none" w:sz="0" w:space="0" w:color="auto"/>
                <w:right w:val="none" w:sz="0" w:space="0" w:color="auto"/>
              </w:divBdr>
            </w:div>
            <w:div w:id="1093477550">
              <w:marLeft w:val="0"/>
              <w:marRight w:val="0"/>
              <w:marTop w:val="0"/>
              <w:marBottom w:val="0"/>
              <w:divBdr>
                <w:top w:val="none" w:sz="0" w:space="0" w:color="auto"/>
                <w:left w:val="none" w:sz="0" w:space="0" w:color="auto"/>
                <w:bottom w:val="none" w:sz="0" w:space="0" w:color="auto"/>
                <w:right w:val="none" w:sz="0" w:space="0" w:color="auto"/>
              </w:divBdr>
            </w:div>
            <w:div w:id="1104496532">
              <w:marLeft w:val="0"/>
              <w:marRight w:val="0"/>
              <w:marTop w:val="0"/>
              <w:marBottom w:val="0"/>
              <w:divBdr>
                <w:top w:val="none" w:sz="0" w:space="0" w:color="auto"/>
                <w:left w:val="none" w:sz="0" w:space="0" w:color="auto"/>
                <w:bottom w:val="none" w:sz="0" w:space="0" w:color="auto"/>
                <w:right w:val="none" w:sz="0" w:space="0" w:color="auto"/>
              </w:divBdr>
            </w:div>
            <w:div w:id="1108888034">
              <w:marLeft w:val="0"/>
              <w:marRight w:val="0"/>
              <w:marTop w:val="0"/>
              <w:marBottom w:val="0"/>
              <w:divBdr>
                <w:top w:val="none" w:sz="0" w:space="0" w:color="auto"/>
                <w:left w:val="none" w:sz="0" w:space="0" w:color="auto"/>
                <w:bottom w:val="none" w:sz="0" w:space="0" w:color="auto"/>
                <w:right w:val="none" w:sz="0" w:space="0" w:color="auto"/>
              </w:divBdr>
            </w:div>
            <w:div w:id="1128428362">
              <w:marLeft w:val="0"/>
              <w:marRight w:val="0"/>
              <w:marTop w:val="0"/>
              <w:marBottom w:val="0"/>
              <w:divBdr>
                <w:top w:val="none" w:sz="0" w:space="0" w:color="auto"/>
                <w:left w:val="none" w:sz="0" w:space="0" w:color="auto"/>
                <w:bottom w:val="none" w:sz="0" w:space="0" w:color="auto"/>
                <w:right w:val="none" w:sz="0" w:space="0" w:color="auto"/>
              </w:divBdr>
            </w:div>
            <w:div w:id="1132792028">
              <w:marLeft w:val="0"/>
              <w:marRight w:val="0"/>
              <w:marTop w:val="0"/>
              <w:marBottom w:val="0"/>
              <w:divBdr>
                <w:top w:val="none" w:sz="0" w:space="0" w:color="auto"/>
                <w:left w:val="none" w:sz="0" w:space="0" w:color="auto"/>
                <w:bottom w:val="none" w:sz="0" w:space="0" w:color="auto"/>
                <w:right w:val="none" w:sz="0" w:space="0" w:color="auto"/>
              </w:divBdr>
            </w:div>
            <w:div w:id="1135223462">
              <w:marLeft w:val="0"/>
              <w:marRight w:val="0"/>
              <w:marTop w:val="0"/>
              <w:marBottom w:val="0"/>
              <w:divBdr>
                <w:top w:val="none" w:sz="0" w:space="0" w:color="auto"/>
                <w:left w:val="none" w:sz="0" w:space="0" w:color="auto"/>
                <w:bottom w:val="none" w:sz="0" w:space="0" w:color="auto"/>
                <w:right w:val="none" w:sz="0" w:space="0" w:color="auto"/>
              </w:divBdr>
            </w:div>
            <w:div w:id="1141731178">
              <w:marLeft w:val="0"/>
              <w:marRight w:val="0"/>
              <w:marTop w:val="0"/>
              <w:marBottom w:val="0"/>
              <w:divBdr>
                <w:top w:val="none" w:sz="0" w:space="0" w:color="auto"/>
                <w:left w:val="none" w:sz="0" w:space="0" w:color="auto"/>
                <w:bottom w:val="none" w:sz="0" w:space="0" w:color="auto"/>
                <w:right w:val="none" w:sz="0" w:space="0" w:color="auto"/>
              </w:divBdr>
            </w:div>
            <w:div w:id="1147169320">
              <w:marLeft w:val="0"/>
              <w:marRight w:val="0"/>
              <w:marTop w:val="0"/>
              <w:marBottom w:val="0"/>
              <w:divBdr>
                <w:top w:val="none" w:sz="0" w:space="0" w:color="auto"/>
                <w:left w:val="none" w:sz="0" w:space="0" w:color="auto"/>
                <w:bottom w:val="none" w:sz="0" w:space="0" w:color="auto"/>
                <w:right w:val="none" w:sz="0" w:space="0" w:color="auto"/>
              </w:divBdr>
            </w:div>
            <w:div w:id="1154685986">
              <w:marLeft w:val="0"/>
              <w:marRight w:val="0"/>
              <w:marTop w:val="0"/>
              <w:marBottom w:val="0"/>
              <w:divBdr>
                <w:top w:val="none" w:sz="0" w:space="0" w:color="auto"/>
                <w:left w:val="none" w:sz="0" w:space="0" w:color="auto"/>
                <w:bottom w:val="none" w:sz="0" w:space="0" w:color="auto"/>
                <w:right w:val="none" w:sz="0" w:space="0" w:color="auto"/>
              </w:divBdr>
            </w:div>
            <w:div w:id="1157110100">
              <w:marLeft w:val="0"/>
              <w:marRight w:val="0"/>
              <w:marTop w:val="0"/>
              <w:marBottom w:val="0"/>
              <w:divBdr>
                <w:top w:val="none" w:sz="0" w:space="0" w:color="auto"/>
                <w:left w:val="none" w:sz="0" w:space="0" w:color="auto"/>
                <w:bottom w:val="none" w:sz="0" w:space="0" w:color="auto"/>
                <w:right w:val="none" w:sz="0" w:space="0" w:color="auto"/>
              </w:divBdr>
            </w:div>
            <w:div w:id="1159887611">
              <w:marLeft w:val="0"/>
              <w:marRight w:val="0"/>
              <w:marTop w:val="0"/>
              <w:marBottom w:val="0"/>
              <w:divBdr>
                <w:top w:val="none" w:sz="0" w:space="0" w:color="auto"/>
                <w:left w:val="none" w:sz="0" w:space="0" w:color="auto"/>
                <w:bottom w:val="none" w:sz="0" w:space="0" w:color="auto"/>
                <w:right w:val="none" w:sz="0" w:space="0" w:color="auto"/>
              </w:divBdr>
            </w:div>
            <w:div w:id="1162234814">
              <w:marLeft w:val="0"/>
              <w:marRight w:val="0"/>
              <w:marTop w:val="0"/>
              <w:marBottom w:val="0"/>
              <w:divBdr>
                <w:top w:val="none" w:sz="0" w:space="0" w:color="auto"/>
                <w:left w:val="none" w:sz="0" w:space="0" w:color="auto"/>
                <w:bottom w:val="none" w:sz="0" w:space="0" w:color="auto"/>
                <w:right w:val="none" w:sz="0" w:space="0" w:color="auto"/>
              </w:divBdr>
            </w:div>
            <w:div w:id="1175262083">
              <w:marLeft w:val="0"/>
              <w:marRight w:val="0"/>
              <w:marTop w:val="0"/>
              <w:marBottom w:val="0"/>
              <w:divBdr>
                <w:top w:val="none" w:sz="0" w:space="0" w:color="auto"/>
                <w:left w:val="none" w:sz="0" w:space="0" w:color="auto"/>
                <w:bottom w:val="none" w:sz="0" w:space="0" w:color="auto"/>
                <w:right w:val="none" w:sz="0" w:space="0" w:color="auto"/>
              </w:divBdr>
            </w:div>
            <w:div w:id="1187716652">
              <w:marLeft w:val="0"/>
              <w:marRight w:val="0"/>
              <w:marTop w:val="0"/>
              <w:marBottom w:val="0"/>
              <w:divBdr>
                <w:top w:val="none" w:sz="0" w:space="0" w:color="auto"/>
                <w:left w:val="none" w:sz="0" w:space="0" w:color="auto"/>
                <w:bottom w:val="none" w:sz="0" w:space="0" w:color="auto"/>
                <w:right w:val="none" w:sz="0" w:space="0" w:color="auto"/>
              </w:divBdr>
            </w:div>
            <w:div w:id="1188374239">
              <w:marLeft w:val="0"/>
              <w:marRight w:val="0"/>
              <w:marTop w:val="0"/>
              <w:marBottom w:val="0"/>
              <w:divBdr>
                <w:top w:val="none" w:sz="0" w:space="0" w:color="auto"/>
                <w:left w:val="none" w:sz="0" w:space="0" w:color="auto"/>
                <w:bottom w:val="none" w:sz="0" w:space="0" w:color="auto"/>
                <w:right w:val="none" w:sz="0" w:space="0" w:color="auto"/>
              </w:divBdr>
            </w:div>
            <w:div w:id="1209536870">
              <w:marLeft w:val="0"/>
              <w:marRight w:val="0"/>
              <w:marTop w:val="0"/>
              <w:marBottom w:val="0"/>
              <w:divBdr>
                <w:top w:val="none" w:sz="0" w:space="0" w:color="auto"/>
                <w:left w:val="none" w:sz="0" w:space="0" w:color="auto"/>
                <w:bottom w:val="none" w:sz="0" w:space="0" w:color="auto"/>
                <w:right w:val="none" w:sz="0" w:space="0" w:color="auto"/>
              </w:divBdr>
            </w:div>
            <w:div w:id="1211382826">
              <w:marLeft w:val="0"/>
              <w:marRight w:val="0"/>
              <w:marTop w:val="0"/>
              <w:marBottom w:val="0"/>
              <w:divBdr>
                <w:top w:val="none" w:sz="0" w:space="0" w:color="auto"/>
                <w:left w:val="none" w:sz="0" w:space="0" w:color="auto"/>
                <w:bottom w:val="none" w:sz="0" w:space="0" w:color="auto"/>
                <w:right w:val="none" w:sz="0" w:space="0" w:color="auto"/>
              </w:divBdr>
            </w:div>
            <w:div w:id="1216895265">
              <w:marLeft w:val="0"/>
              <w:marRight w:val="0"/>
              <w:marTop w:val="0"/>
              <w:marBottom w:val="0"/>
              <w:divBdr>
                <w:top w:val="none" w:sz="0" w:space="0" w:color="auto"/>
                <w:left w:val="none" w:sz="0" w:space="0" w:color="auto"/>
                <w:bottom w:val="none" w:sz="0" w:space="0" w:color="auto"/>
                <w:right w:val="none" w:sz="0" w:space="0" w:color="auto"/>
              </w:divBdr>
            </w:div>
            <w:div w:id="1218661440">
              <w:marLeft w:val="0"/>
              <w:marRight w:val="0"/>
              <w:marTop w:val="0"/>
              <w:marBottom w:val="0"/>
              <w:divBdr>
                <w:top w:val="none" w:sz="0" w:space="0" w:color="auto"/>
                <w:left w:val="none" w:sz="0" w:space="0" w:color="auto"/>
                <w:bottom w:val="none" w:sz="0" w:space="0" w:color="auto"/>
                <w:right w:val="none" w:sz="0" w:space="0" w:color="auto"/>
              </w:divBdr>
            </w:div>
            <w:div w:id="1245068833">
              <w:marLeft w:val="0"/>
              <w:marRight w:val="0"/>
              <w:marTop w:val="0"/>
              <w:marBottom w:val="0"/>
              <w:divBdr>
                <w:top w:val="none" w:sz="0" w:space="0" w:color="auto"/>
                <w:left w:val="none" w:sz="0" w:space="0" w:color="auto"/>
                <w:bottom w:val="none" w:sz="0" w:space="0" w:color="auto"/>
                <w:right w:val="none" w:sz="0" w:space="0" w:color="auto"/>
              </w:divBdr>
            </w:div>
            <w:div w:id="1252933231">
              <w:marLeft w:val="0"/>
              <w:marRight w:val="0"/>
              <w:marTop w:val="0"/>
              <w:marBottom w:val="0"/>
              <w:divBdr>
                <w:top w:val="none" w:sz="0" w:space="0" w:color="auto"/>
                <w:left w:val="none" w:sz="0" w:space="0" w:color="auto"/>
                <w:bottom w:val="none" w:sz="0" w:space="0" w:color="auto"/>
                <w:right w:val="none" w:sz="0" w:space="0" w:color="auto"/>
              </w:divBdr>
            </w:div>
            <w:div w:id="1253080787">
              <w:marLeft w:val="0"/>
              <w:marRight w:val="0"/>
              <w:marTop w:val="0"/>
              <w:marBottom w:val="0"/>
              <w:divBdr>
                <w:top w:val="none" w:sz="0" w:space="0" w:color="auto"/>
                <w:left w:val="none" w:sz="0" w:space="0" w:color="auto"/>
                <w:bottom w:val="none" w:sz="0" w:space="0" w:color="auto"/>
                <w:right w:val="none" w:sz="0" w:space="0" w:color="auto"/>
              </w:divBdr>
            </w:div>
            <w:div w:id="1279876328">
              <w:marLeft w:val="0"/>
              <w:marRight w:val="0"/>
              <w:marTop w:val="0"/>
              <w:marBottom w:val="0"/>
              <w:divBdr>
                <w:top w:val="none" w:sz="0" w:space="0" w:color="auto"/>
                <w:left w:val="none" w:sz="0" w:space="0" w:color="auto"/>
                <w:bottom w:val="none" w:sz="0" w:space="0" w:color="auto"/>
                <w:right w:val="none" w:sz="0" w:space="0" w:color="auto"/>
              </w:divBdr>
            </w:div>
            <w:div w:id="1285311810">
              <w:marLeft w:val="0"/>
              <w:marRight w:val="0"/>
              <w:marTop w:val="0"/>
              <w:marBottom w:val="0"/>
              <w:divBdr>
                <w:top w:val="none" w:sz="0" w:space="0" w:color="auto"/>
                <w:left w:val="none" w:sz="0" w:space="0" w:color="auto"/>
                <w:bottom w:val="none" w:sz="0" w:space="0" w:color="auto"/>
                <w:right w:val="none" w:sz="0" w:space="0" w:color="auto"/>
              </w:divBdr>
            </w:div>
            <w:div w:id="1300451821">
              <w:marLeft w:val="0"/>
              <w:marRight w:val="0"/>
              <w:marTop w:val="0"/>
              <w:marBottom w:val="0"/>
              <w:divBdr>
                <w:top w:val="none" w:sz="0" w:space="0" w:color="auto"/>
                <w:left w:val="none" w:sz="0" w:space="0" w:color="auto"/>
                <w:bottom w:val="none" w:sz="0" w:space="0" w:color="auto"/>
                <w:right w:val="none" w:sz="0" w:space="0" w:color="auto"/>
              </w:divBdr>
            </w:div>
            <w:div w:id="1300846046">
              <w:marLeft w:val="0"/>
              <w:marRight w:val="0"/>
              <w:marTop w:val="0"/>
              <w:marBottom w:val="0"/>
              <w:divBdr>
                <w:top w:val="none" w:sz="0" w:space="0" w:color="auto"/>
                <w:left w:val="none" w:sz="0" w:space="0" w:color="auto"/>
                <w:bottom w:val="none" w:sz="0" w:space="0" w:color="auto"/>
                <w:right w:val="none" w:sz="0" w:space="0" w:color="auto"/>
              </w:divBdr>
            </w:div>
            <w:div w:id="1305547846">
              <w:marLeft w:val="0"/>
              <w:marRight w:val="0"/>
              <w:marTop w:val="0"/>
              <w:marBottom w:val="0"/>
              <w:divBdr>
                <w:top w:val="none" w:sz="0" w:space="0" w:color="auto"/>
                <w:left w:val="none" w:sz="0" w:space="0" w:color="auto"/>
                <w:bottom w:val="none" w:sz="0" w:space="0" w:color="auto"/>
                <w:right w:val="none" w:sz="0" w:space="0" w:color="auto"/>
              </w:divBdr>
            </w:div>
            <w:div w:id="1308322828">
              <w:marLeft w:val="0"/>
              <w:marRight w:val="0"/>
              <w:marTop w:val="0"/>
              <w:marBottom w:val="0"/>
              <w:divBdr>
                <w:top w:val="none" w:sz="0" w:space="0" w:color="auto"/>
                <w:left w:val="none" w:sz="0" w:space="0" w:color="auto"/>
                <w:bottom w:val="none" w:sz="0" w:space="0" w:color="auto"/>
                <w:right w:val="none" w:sz="0" w:space="0" w:color="auto"/>
              </w:divBdr>
            </w:div>
            <w:div w:id="1316955457">
              <w:marLeft w:val="0"/>
              <w:marRight w:val="0"/>
              <w:marTop w:val="0"/>
              <w:marBottom w:val="0"/>
              <w:divBdr>
                <w:top w:val="none" w:sz="0" w:space="0" w:color="auto"/>
                <w:left w:val="none" w:sz="0" w:space="0" w:color="auto"/>
                <w:bottom w:val="none" w:sz="0" w:space="0" w:color="auto"/>
                <w:right w:val="none" w:sz="0" w:space="0" w:color="auto"/>
              </w:divBdr>
            </w:div>
            <w:div w:id="1327321497">
              <w:marLeft w:val="0"/>
              <w:marRight w:val="0"/>
              <w:marTop w:val="0"/>
              <w:marBottom w:val="0"/>
              <w:divBdr>
                <w:top w:val="none" w:sz="0" w:space="0" w:color="auto"/>
                <w:left w:val="none" w:sz="0" w:space="0" w:color="auto"/>
                <w:bottom w:val="none" w:sz="0" w:space="0" w:color="auto"/>
                <w:right w:val="none" w:sz="0" w:space="0" w:color="auto"/>
              </w:divBdr>
            </w:div>
            <w:div w:id="1330988960">
              <w:marLeft w:val="0"/>
              <w:marRight w:val="0"/>
              <w:marTop w:val="0"/>
              <w:marBottom w:val="0"/>
              <w:divBdr>
                <w:top w:val="none" w:sz="0" w:space="0" w:color="auto"/>
                <w:left w:val="none" w:sz="0" w:space="0" w:color="auto"/>
                <w:bottom w:val="none" w:sz="0" w:space="0" w:color="auto"/>
                <w:right w:val="none" w:sz="0" w:space="0" w:color="auto"/>
              </w:divBdr>
            </w:div>
            <w:div w:id="1338657174">
              <w:marLeft w:val="0"/>
              <w:marRight w:val="0"/>
              <w:marTop w:val="0"/>
              <w:marBottom w:val="0"/>
              <w:divBdr>
                <w:top w:val="none" w:sz="0" w:space="0" w:color="auto"/>
                <w:left w:val="none" w:sz="0" w:space="0" w:color="auto"/>
                <w:bottom w:val="none" w:sz="0" w:space="0" w:color="auto"/>
                <w:right w:val="none" w:sz="0" w:space="0" w:color="auto"/>
              </w:divBdr>
            </w:div>
            <w:div w:id="1345476908">
              <w:marLeft w:val="0"/>
              <w:marRight w:val="0"/>
              <w:marTop w:val="0"/>
              <w:marBottom w:val="0"/>
              <w:divBdr>
                <w:top w:val="none" w:sz="0" w:space="0" w:color="auto"/>
                <w:left w:val="none" w:sz="0" w:space="0" w:color="auto"/>
                <w:bottom w:val="none" w:sz="0" w:space="0" w:color="auto"/>
                <w:right w:val="none" w:sz="0" w:space="0" w:color="auto"/>
              </w:divBdr>
            </w:div>
            <w:div w:id="1360664575">
              <w:marLeft w:val="0"/>
              <w:marRight w:val="0"/>
              <w:marTop w:val="0"/>
              <w:marBottom w:val="0"/>
              <w:divBdr>
                <w:top w:val="none" w:sz="0" w:space="0" w:color="auto"/>
                <w:left w:val="none" w:sz="0" w:space="0" w:color="auto"/>
                <w:bottom w:val="none" w:sz="0" w:space="0" w:color="auto"/>
                <w:right w:val="none" w:sz="0" w:space="0" w:color="auto"/>
              </w:divBdr>
            </w:div>
            <w:div w:id="1360856211">
              <w:marLeft w:val="0"/>
              <w:marRight w:val="0"/>
              <w:marTop w:val="0"/>
              <w:marBottom w:val="0"/>
              <w:divBdr>
                <w:top w:val="none" w:sz="0" w:space="0" w:color="auto"/>
                <w:left w:val="none" w:sz="0" w:space="0" w:color="auto"/>
                <w:bottom w:val="none" w:sz="0" w:space="0" w:color="auto"/>
                <w:right w:val="none" w:sz="0" w:space="0" w:color="auto"/>
              </w:divBdr>
            </w:div>
            <w:div w:id="1362627840">
              <w:marLeft w:val="0"/>
              <w:marRight w:val="0"/>
              <w:marTop w:val="0"/>
              <w:marBottom w:val="0"/>
              <w:divBdr>
                <w:top w:val="none" w:sz="0" w:space="0" w:color="auto"/>
                <w:left w:val="none" w:sz="0" w:space="0" w:color="auto"/>
                <w:bottom w:val="none" w:sz="0" w:space="0" w:color="auto"/>
                <w:right w:val="none" w:sz="0" w:space="0" w:color="auto"/>
              </w:divBdr>
            </w:div>
            <w:div w:id="1376077303">
              <w:marLeft w:val="0"/>
              <w:marRight w:val="0"/>
              <w:marTop w:val="0"/>
              <w:marBottom w:val="0"/>
              <w:divBdr>
                <w:top w:val="none" w:sz="0" w:space="0" w:color="auto"/>
                <w:left w:val="none" w:sz="0" w:space="0" w:color="auto"/>
                <w:bottom w:val="none" w:sz="0" w:space="0" w:color="auto"/>
                <w:right w:val="none" w:sz="0" w:space="0" w:color="auto"/>
              </w:divBdr>
            </w:div>
            <w:div w:id="1385448302">
              <w:marLeft w:val="0"/>
              <w:marRight w:val="0"/>
              <w:marTop w:val="0"/>
              <w:marBottom w:val="0"/>
              <w:divBdr>
                <w:top w:val="none" w:sz="0" w:space="0" w:color="auto"/>
                <w:left w:val="none" w:sz="0" w:space="0" w:color="auto"/>
                <w:bottom w:val="none" w:sz="0" w:space="0" w:color="auto"/>
                <w:right w:val="none" w:sz="0" w:space="0" w:color="auto"/>
              </w:divBdr>
            </w:div>
            <w:div w:id="1392265191">
              <w:marLeft w:val="0"/>
              <w:marRight w:val="0"/>
              <w:marTop w:val="0"/>
              <w:marBottom w:val="0"/>
              <w:divBdr>
                <w:top w:val="none" w:sz="0" w:space="0" w:color="auto"/>
                <w:left w:val="none" w:sz="0" w:space="0" w:color="auto"/>
                <w:bottom w:val="none" w:sz="0" w:space="0" w:color="auto"/>
                <w:right w:val="none" w:sz="0" w:space="0" w:color="auto"/>
              </w:divBdr>
            </w:div>
            <w:div w:id="1394113239">
              <w:marLeft w:val="0"/>
              <w:marRight w:val="0"/>
              <w:marTop w:val="0"/>
              <w:marBottom w:val="0"/>
              <w:divBdr>
                <w:top w:val="none" w:sz="0" w:space="0" w:color="auto"/>
                <w:left w:val="none" w:sz="0" w:space="0" w:color="auto"/>
                <w:bottom w:val="none" w:sz="0" w:space="0" w:color="auto"/>
                <w:right w:val="none" w:sz="0" w:space="0" w:color="auto"/>
              </w:divBdr>
            </w:div>
            <w:div w:id="1409576828">
              <w:marLeft w:val="0"/>
              <w:marRight w:val="0"/>
              <w:marTop w:val="0"/>
              <w:marBottom w:val="0"/>
              <w:divBdr>
                <w:top w:val="none" w:sz="0" w:space="0" w:color="auto"/>
                <w:left w:val="none" w:sz="0" w:space="0" w:color="auto"/>
                <w:bottom w:val="none" w:sz="0" w:space="0" w:color="auto"/>
                <w:right w:val="none" w:sz="0" w:space="0" w:color="auto"/>
              </w:divBdr>
            </w:div>
            <w:div w:id="1416240224">
              <w:marLeft w:val="0"/>
              <w:marRight w:val="0"/>
              <w:marTop w:val="0"/>
              <w:marBottom w:val="0"/>
              <w:divBdr>
                <w:top w:val="none" w:sz="0" w:space="0" w:color="auto"/>
                <w:left w:val="none" w:sz="0" w:space="0" w:color="auto"/>
                <w:bottom w:val="none" w:sz="0" w:space="0" w:color="auto"/>
                <w:right w:val="none" w:sz="0" w:space="0" w:color="auto"/>
              </w:divBdr>
            </w:div>
            <w:div w:id="1425567168">
              <w:marLeft w:val="0"/>
              <w:marRight w:val="0"/>
              <w:marTop w:val="0"/>
              <w:marBottom w:val="0"/>
              <w:divBdr>
                <w:top w:val="none" w:sz="0" w:space="0" w:color="auto"/>
                <w:left w:val="none" w:sz="0" w:space="0" w:color="auto"/>
                <w:bottom w:val="none" w:sz="0" w:space="0" w:color="auto"/>
                <w:right w:val="none" w:sz="0" w:space="0" w:color="auto"/>
              </w:divBdr>
            </w:div>
            <w:div w:id="1429034032">
              <w:marLeft w:val="0"/>
              <w:marRight w:val="0"/>
              <w:marTop w:val="0"/>
              <w:marBottom w:val="0"/>
              <w:divBdr>
                <w:top w:val="none" w:sz="0" w:space="0" w:color="auto"/>
                <w:left w:val="none" w:sz="0" w:space="0" w:color="auto"/>
                <w:bottom w:val="none" w:sz="0" w:space="0" w:color="auto"/>
                <w:right w:val="none" w:sz="0" w:space="0" w:color="auto"/>
              </w:divBdr>
            </w:div>
            <w:div w:id="1443845698">
              <w:marLeft w:val="0"/>
              <w:marRight w:val="0"/>
              <w:marTop w:val="0"/>
              <w:marBottom w:val="0"/>
              <w:divBdr>
                <w:top w:val="none" w:sz="0" w:space="0" w:color="auto"/>
                <w:left w:val="none" w:sz="0" w:space="0" w:color="auto"/>
                <w:bottom w:val="none" w:sz="0" w:space="0" w:color="auto"/>
                <w:right w:val="none" w:sz="0" w:space="0" w:color="auto"/>
              </w:divBdr>
            </w:div>
            <w:div w:id="1445418302">
              <w:marLeft w:val="0"/>
              <w:marRight w:val="0"/>
              <w:marTop w:val="0"/>
              <w:marBottom w:val="0"/>
              <w:divBdr>
                <w:top w:val="none" w:sz="0" w:space="0" w:color="auto"/>
                <w:left w:val="none" w:sz="0" w:space="0" w:color="auto"/>
                <w:bottom w:val="none" w:sz="0" w:space="0" w:color="auto"/>
                <w:right w:val="none" w:sz="0" w:space="0" w:color="auto"/>
              </w:divBdr>
            </w:div>
            <w:div w:id="1456873342">
              <w:marLeft w:val="0"/>
              <w:marRight w:val="0"/>
              <w:marTop w:val="0"/>
              <w:marBottom w:val="0"/>
              <w:divBdr>
                <w:top w:val="none" w:sz="0" w:space="0" w:color="auto"/>
                <w:left w:val="none" w:sz="0" w:space="0" w:color="auto"/>
                <w:bottom w:val="none" w:sz="0" w:space="0" w:color="auto"/>
                <w:right w:val="none" w:sz="0" w:space="0" w:color="auto"/>
              </w:divBdr>
            </w:div>
            <w:div w:id="1464882838">
              <w:marLeft w:val="0"/>
              <w:marRight w:val="0"/>
              <w:marTop w:val="0"/>
              <w:marBottom w:val="0"/>
              <w:divBdr>
                <w:top w:val="none" w:sz="0" w:space="0" w:color="auto"/>
                <w:left w:val="none" w:sz="0" w:space="0" w:color="auto"/>
                <w:bottom w:val="none" w:sz="0" w:space="0" w:color="auto"/>
                <w:right w:val="none" w:sz="0" w:space="0" w:color="auto"/>
              </w:divBdr>
            </w:div>
            <w:div w:id="1469784998">
              <w:marLeft w:val="0"/>
              <w:marRight w:val="0"/>
              <w:marTop w:val="0"/>
              <w:marBottom w:val="0"/>
              <w:divBdr>
                <w:top w:val="none" w:sz="0" w:space="0" w:color="auto"/>
                <w:left w:val="none" w:sz="0" w:space="0" w:color="auto"/>
                <w:bottom w:val="none" w:sz="0" w:space="0" w:color="auto"/>
                <w:right w:val="none" w:sz="0" w:space="0" w:color="auto"/>
              </w:divBdr>
            </w:div>
            <w:div w:id="1484077171">
              <w:marLeft w:val="0"/>
              <w:marRight w:val="0"/>
              <w:marTop w:val="0"/>
              <w:marBottom w:val="0"/>
              <w:divBdr>
                <w:top w:val="none" w:sz="0" w:space="0" w:color="auto"/>
                <w:left w:val="none" w:sz="0" w:space="0" w:color="auto"/>
                <w:bottom w:val="none" w:sz="0" w:space="0" w:color="auto"/>
                <w:right w:val="none" w:sz="0" w:space="0" w:color="auto"/>
              </w:divBdr>
            </w:div>
            <w:div w:id="1504591630">
              <w:marLeft w:val="0"/>
              <w:marRight w:val="0"/>
              <w:marTop w:val="0"/>
              <w:marBottom w:val="0"/>
              <w:divBdr>
                <w:top w:val="none" w:sz="0" w:space="0" w:color="auto"/>
                <w:left w:val="none" w:sz="0" w:space="0" w:color="auto"/>
                <w:bottom w:val="none" w:sz="0" w:space="0" w:color="auto"/>
                <w:right w:val="none" w:sz="0" w:space="0" w:color="auto"/>
              </w:divBdr>
            </w:div>
            <w:div w:id="1509826417">
              <w:marLeft w:val="0"/>
              <w:marRight w:val="0"/>
              <w:marTop w:val="0"/>
              <w:marBottom w:val="0"/>
              <w:divBdr>
                <w:top w:val="none" w:sz="0" w:space="0" w:color="auto"/>
                <w:left w:val="none" w:sz="0" w:space="0" w:color="auto"/>
                <w:bottom w:val="none" w:sz="0" w:space="0" w:color="auto"/>
                <w:right w:val="none" w:sz="0" w:space="0" w:color="auto"/>
              </w:divBdr>
            </w:div>
            <w:div w:id="1526598842">
              <w:marLeft w:val="0"/>
              <w:marRight w:val="0"/>
              <w:marTop w:val="0"/>
              <w:marBottom w:val="0"/>
              <w:divBdr>
                <w:top w:val="none" w:sz="0" w:space="0" w:color="auto"/>
                <w:left w:val="none" w:sz="0" w:space="0" w:color="auto"/>
                <w:bottom w:val="none" w:sz="0" w:space="0" w:color="auto"/>
                <w:right w:val="none" w:sz="0" w:space="0" w:color="auto"/>
              </w:divBdr>
            </w:div>
            <w:div w:id="1529024163">
              <w:marLeft w:val="0"/>
              <w:marRight w:val="0"/>
              <w:marTop w:val="0"/>
              <w:marBottom w:val="0"/>
              <w:divBdr>
                <w:top w:val="none" w:sz="0" w:space="0" w:color="auto"/>
                <w:left w:val="none" w:sz="0" w:space="0" w:color="auto"/>
                <w:bottom w:val="none" w:sz="0" w:space="0" w:color="auto"/>
                <w:right w:val="none" w:sz="0" w:space="0" w:color="auto"/>
              </w:divBdr>
            </w:div>
            <w:div w:id="1531529081">
              <w:marLeft w:val="0"/>
              <w:marRight w:val="0"/>
              <w:marTop w:val="0"/>
              <w:marBottom w:val="0"/>
              <w:divBdr>
                <w:top w:val="none" w:sz="0" w:space="0" w:color="auto"/>
                <w:left w:val="none" w:sz="0" w:space="0" w:color="auto"/>
                <w:bottom w:val="none" w:sz="0" w:space="0" w:color="auto"/>
                <w:right w:val="none" w:sz="0" w:space="0" w:color="auto"/>
              </w:divBdr>
            </w:div>
            <w:div w:id="1536112679">
              <w:marLeft w:val="0"/>
              <w:marRight w:val="0"/>
              <w:marTop w:val="0"/>
              <w:marBottom w:val="0"/>
              <w:divBdr>
                <w:top w:val="none" w:sz="0" w:space="0" w:color="auto"/>
                <w:left w:val="none" w:sz="0" w:space="0" w:color="auto"/>
                <w:bottom w:val="none" w:sz="0" w:space="0" w:color="auto"/>
                <w:right w:val="none" w:sz="0" w:space="0" w:color="auto"/>
              </w:divBdr>
            </w:div>
            <w:div w:id="1543899603">
              <w:marLeft w:val="0"/>
              <w:marRight w:val="0"/>
              <w:marTop w:val="0"/>
              <w:marBottom w:val="0"/>
              <w:divBdr>
                <w:top w:val="none" w:sz="0" w:space="0" w:color="auto"/>
                <w:left w:val="none" w:sz="0" w:space="0" w:color="auto"/>
                <w:bottom w:val="none" w:sz="0" w:space="0" w:color="auto"/>
                <w:right w:val="none" w:sz="0" w:space="0" w:color="auto"/>
              </w:divBdr>
            </w:div>
            <w:div w:id="1570380193">
              <w:marLeft w:val="0"/>
              <w:marRight w:val="0"/>
              <w:marTop w:val="0"/>
              <w:marBottom w:val="0"/>
              <w:divBdr>
                <w:top w:val="none" w:sz="0" w:space="0" w:color="auto"/>
                <w:left w:val="none" w:sz="0" w:space="0" w:color="auto"/>
                <w:bottom w:val="none" w:sz="0" w:space="0" w:color="auto"/>
                <w:right w:val="none" w:sz="0" w:space="0" w:color="auto"/>
              </w:divBdr>
            </w:div>
            <w:div w:id="1574000926">
              <w:marLeft w:val="0"/>
              <w:marRight w:val="0"/>
              <w:marTop w:val="0"/>
              <w:marBottom w:val="0"/>
              <w:divBdr>
                <w:top w:val="none" w:sz="0" w:space="0" w:color="auto"/>
                <w:left w:val="none" w:sz="0" w:space="0" w:color="auto"/>
                <w:bottom w:val="none" w:sz="0" w:space="0" w:color="auto"/>
                <w:right w:val="none" w:sz="0" w:space="0" w:color="auto"/>
              </w:divBdr>
            </w:div>
            <w:div w:id="1574659850">
              <w:marLeft w:val="0"/>
              <w:marRight w:val="0"/>
              <w:marTop w:val="0"/>
              <w:marBottom w:val="0"/>
              <w:divBdr>
                <w:top w:val="none" w:sz="0" w:space="0" w:color="auto"/>
                <w:left w:val="none" w:sz="0" w:space="0" w:color="auto"/>
                <w:bottom w:val="none" w:sz="0" w:space="0" w:color="auto"/>
                <w:right w:val="none" w:sz="0" w:space="0" w:color="auto"/>
              </w:divBdr>
            </w:div>
            <w:div w:id="1600482899">
              <w:marLeft w:val="0"/>
              <w:marRight w:val="0"/>
              <w:marTop w:val="0"/>
              <w:marBottom w:val="0"/>
              <w:divBdr>
                <w:top w:val="none" w:sz="0" w:space="0" w:color="auto"/>
                <w:left w:val="none" w:sz="0" w:space="0" w:color="auto"/>
                <w:bottom w:val="none" w:sz="0" w:space="0" w:color="auto"/>
                <w:right w:val="none" w:sz="0" w:space="0" w:color="auto"/>
              </w:divBdr>
            </w:div>
            <w:div w:id="1608543370">
              <w:marLeft w:val="0"/>
              <w:marRight w:val="0"/>
              <w:marTop w:val="0"/>
              <w:marBottom w:val="0"/>
              <w:divBdr>
                <w:top w:val="none" w:sz="0" w:space="0" w:color="auto"/>
                <w:left w:val="none" w:sz="0" w:space="0" w:color="auto"/>
                <w:bottom w:val="none" w:sz="0" w:space="0" w:color="auto"/>
                <w:right w:val="none" w:sz="0" w:space="0" w:color="auto"/>
              </w:divBdr>
            </w:div>
            <w:div w:id="1619140925">
              <w:marLeft w:val="0"/>
              <w:marRight w:val="0"/>
              <w:marTop w:val="0"/>
              <w:marBottom w:val="0"/>
              <w:divBdr>
                <w:top w:val="none" w:sz="0" w:space="0" w:color="auto"/>
                <w:left w:val="none" w:sz="0" w:space="0" w:color="auto"/>
                <w:bottom w:val="none" w:sz="0" w:space="0" w:color="auto"/>
                <w:right w:val="none" w:sz="0" w:space="0" w:color="auto"/>
              </w:divBdr>
            </w:div>
            <w:div w:id="1630012739">
              <w:marLeft w:val="0"/>
              <w:marRight w:val="0"/>
              <w:marTop w:val="0"/>
              <w:marBottom w:val="0"/>
              <w:divBdr>
                <w:top w:val="none" w:sz="0" w:space="0" w:color="auto"/>
                <w:left w:val="none" w:sz="0" w:space="0" w:color="auto"/>
                <w:bottom w:val="none" w:sz="0" w:space="0" w:color="auto"/>
                <w:right w:val="none" w:sz="0" w:space="0" w:color="auto"/>
              </w:divBdr>
            </w:div>
            <w:div w:id="1630357095">
              <w:marLeft w:val="0"/>
              <w:marRight w:val="0"/>
              <w:marTop w:val="0"/>
              <w:marBottom w:val="0"/>
              <w:divBdr>
                <w:top w:val="none" w:sz="0" w:space="0" w:color="auto"/>
                <w:left w:val="none" w:sz="0" w:space="0" w:color="auto"/>
                <w:bottom w:val="none" w:sz="0" w:space="0" w:color="auto"/>
                <w:right w:val="none" w:sz="0" w:space="0" w:color="auto"/>
              </w:divBdr>
            </w:div>
            <w:div w:id="1633363477">
              <w:marLeft w:val="0"/>
              <w:marRight w:val="0"/>
              <w:marTop w:val="0"/>
              <w:marBottom w:val="0"/>
              <w:divBdr>
                <w:top w:val="none" w:sz="0" w:space="0" w:color="auto"/>
                <w:left w:val="none" w:sz="0" w:space="0" w:color="auto"/>
                <w:bottom w:val="none" w:sz="0" w:space="0" w:color="auto"/>
                <w:right w:val="none" w:sz="0" w:space="0" w:color="auto"/>
              </w:divBdr>
            </w:div>
            <w:div w:id="1682201605">
              <w:marLeft w:val="0"/>
              <w:marRight w:val="0"/>
              <w:marTop w:val="0"/>
              <w:marBottom w:val="0"/>
              <w:divBdr>
                <w:top w:val="none" w:sz="0" w:space="0" w:color="auto"/>
                <w:left w:val="none" w:sz="0" w:space="0" w:color="auto"/>
                <w:bottom w:val="none" w:sz="0" w:space="0" w:color="auto"/>
                <w:right w:val="none" w:sz="0" w:space="0" w:color="auto"/>
              </w:divBdr>
            </w:div>
            <w:div w:id="1682855021">
              <w:marLeft w:val="0"/>
              <w:marRight w:val="0"/>
              <w:marTop w:val="0"/>
              <w:marBottom w:val="0"/>
              <w:divBdr>
                <w:top w:val="none" w:sz="0" w:space="0" w:color="auto"/>
                <w:left w:val="none" w:sz="0" w:space="0" w:color="auto"/>
                <w:bottom w:val="none" w:sz="0" w:space="0" w:color="auto"/>
                <w:right w:val="none" w:sz="0" w:space="0" w:color="auto"/>
              </w:divBdr>
            </w:div>
            <w:div w:id="1689064544">
              <w:marLeft w:val="0"/>
              <w:marRight w:val="0"/>
              <w:marTop w:val="0"/>
              <w:marBottom w:val="0"/>
              <w:divBdr>
                <w:top w:val="none" w:sz="0" w:space="0" w:color="auto"/>
                <w:left w:val="none" w:sz="0" w:space="0" w:color="auto"/>
                <w:bottom w:val="none" w:sz="0" w:space="0" w:color="auto"/>
                <w:right w:val="none" w:sz="0" w:space="0" w:color="auto"/>
              </w:divBdr>
            </w:div>
            <w:div w:id="1700084233">
              <w:marLeft w:val="0"/>
              <w:marRight w:val="0"/>
              <w:marTop w:val="0"/>
              <w:marBottom w:val="0"/>
              <w:divBdr>
                <w:top w:val="none" w:sz="0" w:space="0" w:color="auto"/>
                <w:left w:val="none" w:sz="0" w:space="0" w:color="auto"/>
                <w:bottom w:val="none" w:sz="0" w:space="0" w:color="auto"/>
                <w:right w:val="none" w:sz="0" w:space="0" w:color="auto"/>
              </w:divBdr>
            </w:div>
            <w:div w:id="1726176715">
              <w:marLeft w:val="0"/>
              <w:marRight w:val="0"/>
              <w:marTop w:val="0"/>
              <w:marBottom w:val="0"/>
              <w:divBdr>
                <w:top w:val="none" w:sz="0" w:space="0" w:color="auto"/>
                <w:left w:val="none" w:sz="0" w:space="0" w:color="auto"/>
                <w:bottom w:val="none" w:sz="0" w:space="0" w:color="auto"/>
                <w:right w:val="none" w:sz="0" w:space="0" w:color="auto"/>
              </w:divBdr>
            </w:div>
            <w:div w:id="1733380486">
              <w:marLeft w:val="0"/>
              <w:marRight w:val="0"/>
              <w:marTop w:val="0"/>
              <w:marBottom w:val="0"/>
              <w:divBdr>
                <w:top w:val="none" w:sz="0" w:space="0" w:color="auto"/>
                <w:left w:val="none" w:sz="0" w:space="0" w:color="auto"/>
                <w:bottom w:val="none" w:sz="0" w:space="0" w:color="auto"/>
                <w:right w:val="none" w:sz="0" w:space="0" w:color="auto"/>
              </w:divBdr>
            </w:div>
            <w:div w:id="1764764637">
              <w:marLeft w:val="0"/>
              <w:marRight w:val="0"/>
              <w:marTop w:val="0"/>
              <w:marBottom w:val="0"/>
              <w:divBdr>
                <w:top w:val="none" w:sz="0" w:space="0" w:color="auto"/>
                <w:left w:val="none" w:sz="0" w:space="0" w:color="auto"/>
                <w:bottom w:val="none" w:sz="0" w:space="0" w:color="auto"/>
                <w:right w:val="none" w:sz="0" w:space="0" w:color="auto"/>
              </w:divBdr>
            </w:div>
            <w:div w:id="1766070466">
              <w:marLeft w:val="0"/>
              <w:marRight w:val="0"/>
              <w:marTop w:val="0"/>
              <w:marBottom w:val="0"/>
              <w:divBdr>
                <w:top w:val="none" w:sz="0" w:space="0" w:color="auto"/>
                <w:left w:val="none" w:sz="0" w:space="0" w:color="auto"/>
                <w:bottom w:val="none" w:sz="0" w:space="0" w:color="auto"/>
                <w:right w:val="none" w:sz="0" w:space="0" w:color="auto"/>
              </w:divBdr>
            </w:div>
            <w:div w:id="1787236807">
              <w:marLeft w:val="0"/>
              <w:marRight w:val="0"/>
              <w:marTop w:val="0"/>
              <w:marBottom w:val="0"/>
              <w:divBdr>
                <w:top w:val="none" w:sz="0" w:space="0" w:color="auto"/>
                <w:left w:val="none" w:sz="0" w:space="0" w:color="auto"/>
                <w:bottom w:val="none" w:sz="0" w:space="0" w:color="auto"/>
                <w:right w:val="none" w:sz="0" w:space="0" w:color="auto"/>
              </w:divBdr>
            </w:div>
            <w:div w:id="1795949265">
              <w:marLeft w:val="0"/>
              <w:marRight w:val="0"/>
              <w:marTop w:val="0"/>
              <w:marBottom w:val="0"/>
              <w:divBdr>
                <w:top w:val="none" w:sz="0" w:space="0" w:color="auto"/>
                <w:left w:val="none" w:sz="0" w:space="0" w:color="auto"/>
                <w:bottom w:val="none" w:sz="0" w:space="0" w:color="auto"/>
                <w:right w:val="none" w:sz="0" w:space="0" w:color="auto"/>
              </w:divBdr>
            </w:div>
            <w:div w:id="1827472890">
              <w:marLeft w:val="0"/>
              <w:marRight w:val="0"/>
              <w:marTop w:val="0"/>
              <w:marBottom w:val="0"/>
              <w:divBdr>
                <w:top w:val="none" w:sz="0" w:space="0" w:color="auto"/>
                <w:left w:val="none" w:sz="0" w:space="0" w:color="auto"/>
                <w:bottom w:val="none" w:sz="0" w:space="0" w:color="auto"/>
                <w:right w:val="none" w:sz="0" w:space="0" w:color="auto"/>
              </w:divBdr>
            </w:div>
            <w:div w:id="1857504089">
              <w:marLeft w:val="0"/>
              <w:marRight w:val="0"/>
              <w:marTop w:val="0"/>
              <w:marBottom w:val="0"/>
              <w:divBdr>
                <w:top w:val="none" w:sz="0" w:space="0" w:color="auto"/>
                <w:left w:val="none" w:sz="0" w:space="0" w:color="auto"/>
                <w:bottom w:val="none" w:sz="0" w:space="0" w:color="auto"/>
                <w:right w:val="none" w:sz="0" w:space="0" w:color="auto"/>
              </w:divBdr>
            </w:div>
            <w:div w:id="1880702108">
              <w:marLeft w:val="0"/>
              <w:marRight w:val="0"/>
              <w:marTop w:val="0"/>
              <w:marBottom w:val="0"/>
              <w:divBdr>
                <w:top w:val="none" w:sz="0" w:space="0" w:color="auto"/>
                <w:left w:val="none" w:sz="0" w:space="0" w:color="auto"/>
                <w:bottom w:val="none" w:sz="0" w:space="0" w:color="auto"/>
                <w:right w:val="none" w:sz="0" w:space="0" w:color="auto"/>
              </w:divBdr>
            </w:div>
            <w:div w:id="1881891749">
              <w:marLeft w:val="0"/>
              <w:marRight w:val="0"/>
              <w:marTop w:val="0"/>
              <w:marBottom w:val="0"/>
              <w:divBdr>
                <w:top w:val="none" w:sz="0" w:space="0" w:color="auto"/>
                <w:left w:val="none" w:sz="0" w:space="0" w:color="auto"/>
                <w:bottom w:val="none" w:sz="0" w:space="0" w:color="auto"/>
                <w:right w:val="none" w:sz="0" w:space="0" w:color="auto"/>
              </w:divBdr>
            </w:div>
            <w:div w:id="1899516849">
              <w:marLeft w:val="0"/>
              <w:marRight w:val="0"/>
              <w:marTop w:val="0"/>
              <w:marBottom w:val="0"/>
              <w:divBdr>
                <w:top w:val="none" w:sz="0" w:space="0" w:color="auto"/>
                <w:left w:val="none" w:sz="0" w:space="0" w:color="auto"/>
                <w:bottom w:val="none" w:sz="0" w:space="0" w:color="auto"/>
                <w:right w:val="none" w:sz="0" w:space="0" w:color="auto"/>
              </w:divBdr>
            </w:div>
            <w:div w:id="1902055550">
              <w:marLeft w:val="0"/>
              <w:marRight w:val="0"/>
              <w:marTop w:val="0"/>
              <w:marBottom w:val="0"/>
              <w:divBdr>
                <w:top w:val="none" w:sz="0" w:space="0" w:color="auto"/>
                <w:left w:val="none" w:sz="0" w:space="0" w:color="auto"/>
                <w:bottom w:val="none" w:sz="0" w:space="0" w:color="auto"/>
                <w:right w:val="none" w:sz="0" w:space="0" w:color="auto"/>
              </w:divBdr>
            </w:div>
            <w:div w:id="1903518529">
              <w:marLeft w:val="0"/>
              <w:marRight w:val="0"/>
              <w:marTop w:val="0"/>
              <w:marBottom w:val="0"/>
              <w:divBdr>
                <w:top w:val="none" w:sz="0" w:space="0" w:color="auto"/>
                <w:left w:val="none" w:sz="0" w:space="0" w:color="auto"/>
                <w:bottom w:val="none" w:sz="0" w:space="0" w:color="auto"/>
                <w:right w:val="none" w:sz="0" w:space="0" w:color="auto"/>
              </w:divBdr>
            </w:div>
            <w:div w:id="1909533161">
              <w:marLeft w:val="0"/>
              <w:marRight w:val="0"/>
              <w:marTop w:val="0"/>
              <w:marBottom w:val="0"/>
              <w:divBdr>
                <w:top w:val="none" w:sz="0" w:space="0" w:color="auto"/>
                <w:left w:val="none" w:sz="0" w:space="0" w:color="auto"/>
                <w:bottom w:val="none" w:sz="0" w:space="0" w:color="auto"/>
                <w:right w:val="none" w:sz="0" w:space="0" w:color="auto"/>
              </w:divBdr>
            </w:div>
            <w:div w:id="1927297574">
              <w:marLeft w:val="0"/>
              <w:marRight w:val="0"/>
              <w:marTop w:val="0"/>
              <w:marBottom w:val="0"/>
              <w:divBdr>
                <w:top w:val="none" w:sz="0" w:space="0" w:color="auto"/>
                <w:left w:val="none" w:sz="0" w:space="0" w:color="auto"/>
                <w:bottom w:val="none" w:sz="0" w:space="0" w:color="auto"/>
                <w:right w:val="none" w:sz="0" w:space="0" w:color="auto"/>
              </w:divBdr>
            </w:div>
            <w:div w:id="1936475752">
              <w:marLeft w:val="0"/>
              <w:marRight w:val="0"/>
              <w:marTop w:val="0"/>
              <w:marBottom w:val="0"/>
              <w:divBdr>
                <w:top w:val="none" w:sz="0" w:space="0" w:color="auto"/>
                <w:left w:val="none" w:sz="0" w:space="0" w:color="auto"/>
                <w:bottom w:val="none" w:sz="0" w:space="0" w:color="auto"/>
                <w:right w:val="none" w:sz="0" w:space="0" w:color="auto"/>
              </w:divBdr>
            </w:div>
            <w:div w:id="1941327452">
              <w:marLeft w:val="0"/>
              <w:marRight w:val="0"/>
              <w:marTop w:val="0"/>
              <w:marBottom w:val="0"/>
              <w:divBdr>
                <w:top w:val="none" w:sz="0" w:space="0" w:color="auto"/>
                <w:left w:val="none" w:sz="0" w:space="0" w:color="auto"/>
                <w:bottom w:val="none" w:sz="0" w:space="0" w:color="auto"/>
                <w:right w:val="none" w:sz="0" w:space="0" w:color="auto"/>
              </w:divBdr>
            </w:div>
            <w:div w:id="1965387325">
              <w:marLeft w:val="0"/>
              <w:marRight w:val="0"/>
              <w:marTop w:val="0"/>
              <w:marBottom w:val="0"/>
              <w:divBdr>
                <w:top w:val="none" w:sz="0" w:space="0" w:color="auto"/>
                <w:left w:val="none" w:sz="0" w:space="0" w:color="auto"/>
                <w:bottom w:val="none" w:sz="0" w:space="0" w:color="auto"/>
                <w:right w:val="none" w:sz="0" w:space="0" w:color="auto"/>
              </w:divBdr>
            </w:div>
            <w:div w:id="1971595563">
              <w:marLeft w:val="0"/>
              <w:marRight w:val="0"/>
              <w:marTop w:val="0"/>
              <w:marBottom w:val="0"/>
              <w:divBdr>
                <w:top w:val="none" w:sz="0" w:space="0" w:color="auto"/>
                <w:left w:val="none" w:sz="0" w:space="0" w:color="auto"/>
                <w:bottom w:val="none" w:sz="0" w:space="0" w:color="auto"/>
                <w:right w:val="none" w:sz="0" w:space="0" w:color="auto"/>
              </w:divBdr>
            </w:div>
            <w:div w:id="1987660686">
              <w:marLeft w:val="0"/>
              <w:marRight w:val="0"/>
              <w:marTop w:val="0"/>
              <w:marBottom w:val="0"/>
              <w:divBdr>
                <w:top w:val="none" w:sz="0" w:space="0" w:color="auto"/>
                <w:left w:val="none" w:sz="0" w:space="0" w:color="auto"/>
                <w:bottom w:val="none" w:sz="0" w:space="0" w:color="auto"/>
                <w:right w:val="none" w:sz="0" w:space="0" w:color="auto"/>
              </w:divBdr>
            </w:div>
            <w:div w:id="1999382549">
              <w:marLeft w:val="0"/>
              <w:marRight w:val="0"/>
              <w:marTop w:val="0"/>
              <w:marBottom w:val="0"/>
              <w:divBdr>
                <w:top w:val="none" w:sz="0" w:space="0" w:color="auto"/>
                <w:left w:val="none" w:sz="0" w:space="0" w:color="auto"/>
                <w:bottom w:val="none" w:sz="0" w:space="0" w:color="auto"/>
                <w:right w:val="none" w:sz="0" w:space="0" w:color="auto"/>
              </w:divBdr>
            </w:div>
            <w:div w:id="2006398758">
              <w:marLeft w:val="0"/>
              <w:marRight w:val="0"/>
              <w:marTop w:val="0"/>
              <w:marBottom w:val="0"/>
              <w:divBdr>
                <w:top w:val="none" w:sz="0" w:space="0" w:color="auto"/>
                <w:left w:val="none" w:sz="0" w:space="0" w:color="auto"/>
                <w:bottom w:val="none" w:sz="0" w:space="0" w:color="auto"/>
                <w:right w:val="none" w:sz="0" w:space="0" w:color="auto"/>
              </w:divBdr>
            </w:div>
            <w:div w:id="2025208516">
              <w:marLeft w:val="0"/>
              <w:marRight w:val="0"/>
              <w:marTop w:val="0"/>
              <w:marBottom w:val="0"/>
              <w:divBdr>
                <w:top w:val="none" w:sz="0" w:space="0" w:color="auto"/>
                <w:left w:val="none" w:sz="0" w:space="0" w:color="auto"/>
                <w:bottom w:val="none" w:sz="0" w:space="0" w:color="auto"/>
                <w:right w:val="none" w:sz="0" w:space="0" w:color="auto"/>
              </w:divBdr>
            </w:div>
            <w:div w:id="2027512050">
              <w:marLeft w:val="0"/>
              <w:marRight w:val="0"/>
              <w:marTop w:val="0"/>
              <w:marBottom w:val="0"/>
              <w:divBdr>
                <w:top w:val="none" w:sz="0" w:space="0" w:color="auto"/>
                <w:left w:val="none" w:sz="0" w:space="0" w:color="auto"/>
                <w:bottom w:val="none" w:sz="0" w:space="0" w:color="auto"/>
                <w:right w:val="none" w:sz="0" w:space="0" w:color="auto"/>
              </w:divBdr>
            </w:div>
            <w:div w:id="2043633392">
              <w:marLeft w:val="0"/>
              <w:marRight w:val="0"/>
              <w:marTop w:val="0"/>
              <w:marBottom w:val="0"/>
              <w:divBdr>
                <w:top w:val="none" w:sz="0" w:space="0" w:color="auto"/>
                <w:left w:val="none" w:sz="0" w:space="0" w:color="auto"/>
                <w:bottom w:val="none" w:sz="0" w:space="0" w:color="auto"/>
                <w:right w:val="none" w:sz="0" w:space="0" w:color="auto"/>
              </w:divBdr>
            </w:div>
            <w:div w:id="2050756929">
              <w:marLeft w:val="0"/>
              <w:marRight w:val="0"/>
              <w:marTop w:val="0"/>
              <w:marBottom w:val="0"/>
              <w:divBdr>
                <w:top w:val="none" w:sz="0" w:space="0" w:color="auto"/>
                <w:left w:val="none" w:sz="0" w:space="0" w:color="auto"/>
                <w:bottom w:val="none" w:sz="0" w:space="0" w:color="auto"/>
                <w:right w:val="none" w:sz="0" w:space="0" w:color="auto"/>
              </w:divBdr>
            </w:div>
            <w:div w:id="2070297573">
              <w:marLeft w:val="0"/>
              <w:marRight w:val="0"/>
              <w:marTop w:val="0"/>
              <w:marBottom w:val="0"/>
              <w:divBdr>
                <w:top w:val="none" w:sz="0" w:space="0" w:color="auto"/>
                <w:left w:val="none" w:sz="0" w:space="0" w:color="auto"/>
                <w:bottom w:val="none" w:sz="0" w:space="0" w:color="auto"/>
                <w:right w:val="none" w:sz="0" w:space="0" w:color="auto"/>
              </w:divBdr>
            </w:div>
            <w:div w:id="2102944591">
              <w:marLeft w:val="0"/>
              <w:marRight w:val="0"/>
              <w:marTop w:val="0"/>
              <w:marBottom w:val="0"/>
              <w:divBdr>
                <w:top w:val="none" w:sz="0" w:space="0" w:color="auto"/>
                <w:left w:val="none" w:sz="0" w:space="0" w:color="auto"/>
                <w:bottom w:val="none" w:sz="0" w:space="0" w:color="auto"/>
                <w:right w:val="none" w:sz="0" w:space="0" w:color="auto"/>
              </w:divBdr>
            </w:div>
            <w:div w:id="2107460971">
              <w:marLeft w:val="0"/>
              <w:marRight w:val="0"/>
              <w:marTop w:val="0"/>
              <w:marBottom w:val="0"/>
              <w:divBdr>
                <w:top w:val="none" w:sz="0" w:space="0" w:color="auto"/>
                <w:left w:val="none" w:sz="0" w:space="0" w:color="auto"/>
                <w:bottom w:val="none" w:sz="0" w:space="0" w:color="auto"/>
                <w:right w:val="none" w:sz="0" w:space="0" w:color="auto"/>
              </w:divBdr>
            </w:div>
            <w:div w:id="2124109735">
              <w:marLeft w:val="0"/>
              <w:marRight w:val="0"/>
              <w:marTop w:val="0"/>
              <w:marBottom w:val="0"/>
              <w:divBdr>
                <w:top w:val="none" w:sz="0" w:space="0" w:color="auto"/>
                <w:left w:val="none" w:sz="0" w:space="0" w:color="auto"/>
                <w:bottom w:val="none" w:sz="0" w:space="0" w:color="auto"/>
                <w:right w:val="none" w:sz="0" w:space="0" w:color="auto"/>
              </w:divBdr>
            </w:div>
            <w:div w:id="21320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2917">
      <w:bodyDiv w:val="1"/>
      <w:marLeft w:val="0"/>
      <w:marRight w:val="0"/>
      <w:marTop w:val="0"/>
      <w:marBottom w:val="0"/>
      <w:divBdr>
        <w:top w:val="none" w:sz="0" w:space="0" w:color="auto"/>
        <w:left w:val="none" w:sz="0" w:space="0" w:color="auto"/>
        <w:bottom w:val="none" w:sz="0" w:space="0" w:color="auto"/>
        <w:right w:val="none" w:sz="0" w:space="0" w:color="auto"/>
      </w:divBdr>
    </w:div>
    <w:div w:id="841167410">
      <w:bodyDiv w:val="1"/>
      <w:marLeft w:val="0"/>
      <w:marRight w:val="0"/>
      <w:marTop w:val="0"/>
      <w:marBottom w:val="0"/>
      <w:divBdr>
        <w:top w:val="none" w:sz="0" w:space="0" w:color="auto"/>
        <w:left w:val="none" w:sz="0" w:space="0" w:color="auto"/>
        <w:bottom w:val="none" w:sz="0" w:space="0" w:color="auto"/>
        <w:right w:val="none" w:sz="0" w:space="0" w:color="auto"/>
      </w:divBdr>
      <w:divsChild>
        <w:div w:id="1002121473">
          <w:marLeft w:val="0"/>
          <w:marRight w:val="0"/>
          <w:marTop w:val="0"/>
          <w:marBottom w:val="0"/>
          <w:divBdr>
            <w:top w:val="none" w:sz="0" w:space="0" w:color="auto"/>
            <w:left w:val="none" w:sz="0" w:space="0" w:color="auto"/>
            <w:bottom w:val="none" w:sz="0" w:space="0" w:color="auto"/>
            <w:right w:val="none" w:sz="0" w:space="0" w:color="auto"/>
          </w:divBdr>
          <w:divsChild>
            <w:div w:id="27530624">
              <w:marLeft w:val="0"/>
              <w:marRight w:val="0"/>
              <w:marTop w:val="0"/>
              <w:marBottom w:val="0"/>
              <w:divBdr>
                <w:top w:val="none" w:sz="0" w:space="0" w:color="auto"/>
                <w:left w:val="none" w:sz="0" w:space="0" w:color="auto"/>
                <w:bottom w:val="none" w:sz="0" w:space="0" w:color="auto"/>
                <w:right w:val="none" w:sz="0" w:space="0" w:color="auto"/>
              </w:divBdr>
            </w:div>
            <w:div w:id="47851245">
              <w:marLeft w:val="0"/>
              <w:marRight w:val="0"/>
              <w:marTop w:val="0"/>
              <w:marBottom w:val="0"/>
              <w:divBdr>
                <w:top w:val="none" w:sz="0" w:space="0" w:color="auto"/>
                <w:left w:val="none" w:sz="0" w:space="0" w:color="auto"/>
                <w:bottom w:val="none" w:sz="0" w:space="0" w:color="auto"/>
                <w:right w:val="none" w:sz="0" w:space="0" w:color="auto"/>
              </w:divBdr>
            </w:div>
            <w:div w:id="60325663">
              <w:marLeft w:val="0"/>
              <w:marRight w:val="0"/>
              <w:marTop w:val="0"/>
              <w:marBottom w:val="0"/>
              <w:divBdr>
                <w:top w:val="none" w:sz="0" w:space="0" w:color="auto"/>
                <w:left w:val="none" w:sz="0" w:space="0" w:color="auto"/>
                <w:bottom w:val="none" w:sz="0" w:space="0" w:color="auto"/>
                <w:right w:val="none" w:sz="0" w:space="0" w:color="auto"/>
              </w:divBdr>
            </w:div>
            <w:div w:id="72436001">
              <w:marLeft w:val="0"/>
              <w:marRight w:val="0"/>
              <w:marTop w:val="0"/>
              <w:marBottom w:val="0"/>
              <w:divBdr>
                <w:top w:val="none" w:sz="0" w:space="0" w:color="auto"/>
                <w:left w:val="none" w:sz="0" w:space="0" w:color="auto"/>
                <w:bottom w:val="none" w:sz="0" w:space="0" w:color="auto"/>
                <w:right w:val="none" w:sz="0" w:space="0" w:color="auto"/>
              </w:divBdr>
            </w:div>
            <w:div w:id="78135486">
              <w:marLeft w:val="0"/>
              <w:marRight w:val="0"/>
              <w:marTop w:val="0"/>
              <w:marBottom w:val="0"/>
              <w:divBdr>
                <w:top w:val="none" w:sz="0" w:space="0" w:color="auto"/>
                <w:left w:val="none" w:sz="0" w:space="0" w:color="auto"/>
                <w:bottom w:val="none" w:sz="0" w:space="0" w:color="auto"/>
                <w:right w:val="none" w:sz="0" w:space="0" w:color="auto"/>
              </w:divBdr>
            </w:div>
            <w:div w:id="81538005">
              <w:marLeft w:val="0"/>
              <w:marRight w:val="0"/>
              <w:marTop w:val="0"/>
              <w:marBottom w:val="0"/>
              <w:divBdr>
                <w:top w:val="none" w:sz="0" w:space="0" w:color="auto"/>
                <w:left w:val="none" w:sz="0" w:space="0" w:color="auto"/>
                <w:bottom w:val="none" w:sz="0" w:space="0" w:color="auto"/>
                <w:right w:val="none" w:sz="0" w:space="0" w:color="auto"/>
              </w:divBdr>
            </w:div>
            <w:div w:id="84351676">
              <w:marLeft w:val="0"/>
              <w:marRight w:val="0"/>
              <w:marTop w:val="0"/>
              <w:marBottom w:val="0"/>
              <w:divBdr>
                <w:top w:val="none" w:sz="0" w:space="0" w:color="auto"/>
                <w:left w:val="none" w:sz="0" w:space="0" w:color="auto"/>
                <w:bottom w:val="none" w:sz="0" w:space="0" w:color="auto"/>
                <w:right w:val="none" w:sz="0" w:space="0" w:color="auto"/>
              </w:divBdr>
            </w:div>
            <w:div w:id="88087221">
              <w:marLeft w:val="0"/>
              <w:marRight w:val="0"/>
              <w:marTop w:val="0"/>
              <w:marBottom w:val="0"/>
              <w:divBdr>
                <w:top w:val="none" w:sz="0" w:space="0" w:color="auto"/>
                <w:left w:val="none" w:sz="0" w:space="0" w:color="auto"/>
                <w:bottom w:val="none" w:sz="0" w:space="0" w:color="auto"/>
                <w:right w:val="none" w:sz="0" w:space="0" w:color="auto"/>
              </w:divBdr>
            </w:div>
            <w:div w:id="92358672">
              <w:marLeft w:val="0"/>
              <w:marRight w:val="0"/>
              <w:marTop w:val="0"/>
              <w:marBottom w:val="0"/>
              <w:divBdr>
                <w:top w:val="none" w:sz="0" w:space="0" w:color="auto"/>
                <w:left w:val="none" w:sz="0" w:space="0" w:color="auto"/>
                <w:bottom w:val="none" w:sz="0" w:space="0" w:color="auto"/>
                <w:right w:val="none" w:sz="0" w:space="0" w:color="auto"/>
              </w:divBdr>
            </w:div>
            <w:div w:id="93988425">
              <w:marLeft w:val="0"/>
              <w:marRight w:val="0"/>
              <w:marTop w:val="0"/>
              <w:marBottom w:val="0"/>
              <w:divBdr>
                <w:top w:val="none" w:sz="0" w:space="0" w:color="auto"/>
                <w:left w:val="none" w:sz="0" w:space="0" w:color="auto"/>
                <w:bottom w:val="none" w:sz="0" w:space="0" w:color="auto"/>
                <w:right w:val="none" w:sz="0" w:space="0" w:color="auto"/>
              </w:divBdr>
            </w:div>
            <w:div w:id="117261838">
              <w:marLeft w:val="0"/>
              <w:marRight w:val="0"/>
              <w:marTop w:val="0"/>
              <w:marBottom w:val="0"/>
              <w:divBdr>
                <w:top w:val="none" w:sz="0" w:space="0" w:color="auto"/>
                <w:left w:val="none" w:sz="0" w:space="0" w:color="auto"/>
                <w:bottom w:val="none" w:sz="0" w:space="0" w:color="auto"/>
                <w:right w:val="none" w:sz="0" w:space="0" w:color="auto"/>
              </w:divBdr>
            </w:div>
            <w:div w:id="121582308">
              <w:marLeft w:val="0"/>
              <w:marRight w:val="0"/>
              <w:marTop w:val="0"/>
              <w:marBottom w:val="0"/>
              <w:divBdr>
                <w:top w:val="none" w:sz="0" w:space="0" w:color="auto"/>
                <w:left w:val="none" w:sz="0" w:space="0" w:color="auto"/>
                <w:bottom w:val="none" w:sz="0" w:space="0" w:color="auto"/>
                <w:right w:val="none" w:sz="0" w:space="0" w:color="auto"/>
              </w:divBdr>
            </w:div>
            <w:div w:id="133764942">
              <w:marLeft w:val="0"/>
              <w:marRight w:val="0"/>
              <w:marTop w:val="0"/>
              <w:marBottom w:val="0"/>
              <w:divBdr>
                <w:top w:val="none" w:sz="0" w:space="0" w:color="auto"/>
                <w:left w:val="none" w:sz="0" w:space="0" w:color="auto"/>
                <w:bottom w:val="none" w:sz="0" w:space="0" w:color="auto"/>
                <w:right w:val="none" w:sz="0" w:space="0" w:color="auto"/>
              </w:divBdr>
            </w:div>
            <w:div w:id="144586477">
              <w:marLeft w:val="0"/>
              <w:marRight w:val="0"/>
              <w:marTop w:val="0"/>
              <w:marBottom w:val="0"/>
              <w:divBdr>
                <w:top w:val="none" w:sz="0" w:space="0" w:color="auto"/>
                <w:left w:val="none" w:sz="0" w:space="0" w:color="auto"/>
                <w:bottom w:val="none" w:sz="0" w:space="0" w:color="auto"/>
                <w:right w:val="none" w:sz="0" w:space="0" w:color="auto"/>
              </w:divBdr>
            </w:div>
            <w:div w:id="174198542">
              <w:marLeft w:val="0"/>
              <w:marRight w:val="0"/>
              <w:marTop w:val="0"/>
              <w:marBottom w:val="0"/>
              <w:divBdr>
                <w:top w:val="none" w:sz="0" w:space="0" w:color="auto"/>
                <w:left w:val="none" w:sz="0" w:space="0" w:color="auto"/>
                <w:bottom w:val="none" w:sz="0" w:space="0" w:color="auto"/>
                <w:right w:val="none" w:sz="0" w:space="0" w:color="auto"/>
              </w:divBdr>
            </w:div>
            <w:div w:id="176431848">
              <w:marLeft w:val="0"/>
              <w:marRight w:val="0"/>
              <w:marTop w:val="0"/>
              <w:marBottom w:val="0"/>
              <w:divBdr>
                <w:top w:val="none" w:sz="0" w:space="0" w:color="auto"/>
                <w:left w:val="none" w:sz="0" w:space="0" w:color="auto"/>
                <w:bottom w:val="none" w:sz="0" w:space="0" w:color="auto"/>
                <w:right w:val="none" w:sz="0" w:space="0" w:color="auto"/>
              </w:divBdr>
            </w:div>
            <w:div w:id="212229657">
              <w:marLeft w:val="0"/>
              <w:marRight w:val="0"/>
              <w:marTop w:val="0"/>
              <w:marBottom w:val="0"/>
              <w:divBdr>
                <w:top w:val="none" w:sz="0" w:space="0" w:color="auto"/>
                <w:left w:val="none" w:sz="0" w:space="0" w:color="auto"/>
                <w:bottom w:val="none" w:sz="0" w:space="0" w:color="auto"/>
                <w:right w:val="none" w:sz="0" w:space="0" w:color="auto"/>
              </w:divBdr>
            </w:div>
            <w:div w:id="217980419">
              <w:marLeft w:val="0"/>
              <w:marRight w:val="0"/>
              <w:marTop w:val="0"/>
              <w:marBottom w:val="0"/>
              <w:divBdr>
                <w:top w:val="none" w:sz="0" w:space="0" w:color="auto"/>
                <w:left w:val="none" w:sz="0" w:space="0" w:color="auto"/>
                <w:bottom w:val="none" w:sz="0" w:space="0" w:color="auto"/>
                <w:right w:val="none" w:sz="0" w:space="0" w:color="auto"/>
              </w:divBdr>
            </w:div>
            <w:div w:id="231090665">
              <w:marLeft w:val="0"/>
              <w:marRight w:val="0"/>
              <w:marTop w:val="0"/>
              <w:marBottom w:val="0"/>
              <w:divBdr>
                <w:top w:val="none" w:sz="0" w:space="0" w:color="auto"/>
                <w:left w:val="none" w:sz="0" w:space="0" w:color="auto"/>
                <w:bottom w:val="none" w:sz="0" w:space="0" w:color="auto"/>
                <w:right w:val="none" w:sz="0" w:space="0" w:color="auto"/>
              </w:divBdr>
            </w:div>
            <w:div w:id="231937262">
              <w:marLeft w:val="0"/>
              <w:marRight w:val="0"/>
              <w:marTop w:val="0"/>
              <w:marBottom w:val="0"/>
              <w:divBdr>
                <w:top w:val="none" w:sz="0" w:space="0" w:color="auto"/>
                <w:left w:val="none" w:sz="0" w:space="0" w:color="auto"/>
                <w:bottom w:val="none" w:sz="0" w:space="0" w:color="auto"/>
                <w:right w:val="none" w:sz="0" w:space="0" w:color="auto"/>
              </w:divBdr>
            </w:div>
            <w:div w:id="246380974">
              <w:marLeft w:val="0"/>
              <w:marRight w:val="0"/>
              <w:marTop w:val="0"/>
              <w:marBottom w:val="0"/>
              <w:divBdr>
                <w:top w:val="none" w:sz="0" w:space="0" w:color="auto"/>
                <w:left w:val="none" w:sz="0" w:space="0" w:color="auto"/>
                <w:bottom w:val="none" w:sz="0" w:space="0" w:color="auto"/>
                <w:right w:val="none" w:sz="0" w:space="0" w:color="auto"/>
              </w:divBdr>
            </w:div>
            <w:div w:id="262422636">
              <w:marLeft w:val="0"/>
              <w:marRight w:val="0"/>
              <w:marTop w:val="0"/>
              <w:marBottom w:val="0"/>
              <w:divBdr>
                <w:top w:val="none" w:sz="0" w:space="0" w:color="auto"/>
                <w:left w:val="none" w:sz="0" w:space="0" w:color="auto"/>
                <w:bottom w:val="none" w:sz="0" w:space="0" w:color="auto"/>
                <w:right w:val="none" w:sz="0" w:space="0" w:color="auto"/>
              </w:divBdr>
            </w:div>
            <w:div w:id="273489667">
              <w:marLeft w:val="0"/>
              <w:marRight w:val="0"/>
              <w:marTop w:val="0"/>
              <w:marBottom w:val="0"/>
              <w:divBdr>
                <w:top w:val="none" w:sz="0" w:space="0" w:color="auto"/>
                <w:left w:val="none" w:sz="0" w:space="0" w:color="auto"/>
                <w:bottom w:val="none" w:sz="0" w:space="0" w:color="auto"/>
                <w:right w:val="none" w:sz="0" w:space="0" w:color="auto"/>
              </w:divBdr>
            </w:div>
            <w:div w:id="276840770">
              <w:marLeft w:val="0"/>
              <w:marRight w:val="0"/>
              <w:marTop w:val="0"/>
              <w:marBottom w:val="0"/>
              <w:divBdr>
                <w:top w:val="none" w:sz="0" w:space="0" w:color="auto"/>
                <w:left w:val="none" w:sz="0" w:space="0" w:color="auto"/>
                <w:bottom w:val="none" w:sz="0" w:space="0" w:color="auto"/>
                <w:right w:val="none" w:sz="0" w:space="0" w:color="auto"/>
              </w:divBdr>
            </w:div>
            <w:div w:id="290551900">
              <w:marLeft w:val="0"/>
              <w:marRight w:val="0"/>
              <w:marTop w:val="0"/>
              <w:marBottom w:val="0"/>
              <w:divBdr>
                <w:top w:val="none" w:sz="0" w:space="0" w:color="auto"/>
                <w:left w:val="none" w:sz="0" w:space="0" w:color="auto"/>
                <w:bottom w:val="none" w:sz="0" w:space="0" w:color="auto"/>
                <w:right w:val="none" w:sz="0" w:space="0" w:color="auto"/>
              </w:divBdr>
            </w:div>
            <w:div w:id="323093119">
              <w:marLeft w:val="0"/>
              <w:marRight w:val="0"/>
              <w:marTop w:val="0"/>
              <w:marBottom w:val="0"/>
              <w:divBdr>
                <w:top w:val="none" w:sz="0" w:space="0" w:color="auto"/>
                <w:left w:val="none" w:sz="0" w:space="0" w:color="auto"/>
                <w:bottom w:val="none" w:sz="0" w:space="0" w:color="auto"/>
                <w:right w:val="none" w:sz="0" w:space="0" w:color="auto"/>
              </w:divBdr>
            </w:div>
            <w:div w:id="339087044">
              <w:marLeft w:val="0"/>
              <w:marRight w:val="0"/>
              <w:marTop w:val="0"/>
              <w:marBottom w:val="0"/>
              <w:divBdr>
                <w:top w:val="none" w:sz="0" w:space="0" w:color="auto"/>
                <w:left w:val="none" w:sz="0" w:space="0" w:color="auto"/>
                <w:bottom w:val="none" w:sz="0" w:space="0" w:color="auto"/>
                <w:right w:val="none" w:sz="0" w:space="0" w:color="auto"/>
              </w:divBdr>
            </w:div>
            <w:div w:id="349723604">
              <w:marLeft w:val="0"/>
              <w:marRight w:val="0"/>
              <w:marTop w:val="0"/>
              <w:marBottom w:val="0"/>
              <w:divBdr>
                <w:top w:val="none" w:sz="0" w:space="0" w:color="auto"/>
                <w:left w:val="none" w:sz="0" w:space="0" w:color="auto"/>
                <w:bottom w:val="none" w:sz="0" w:space="0" w:color="auto"/>
                <w:right w:val="none" w:sz="0" w:space="0" w:color="auto"/>
              </w:divBdr>
            </w:div>
            <w:div w:id="362749068">
              <w:marLeft w:val="0"/>
              <w:marRight w:val="0"/>
              <w:marTop w:val="0"/>
              <w:marBottom w:val="0"/>
              <w:divBdr>
                <w:top w:val="none" w:sz="0" w:space="0" w:color="auto"/>
                <w:left w:val="none" w:sz="0" w:space="0" w:color="auto"/>
                <w:bottom w:val="none" w:sz="0" w:space="0" w:color="auto"/>
                <w:right w:val="none" w:sz="0" w:space="0" w:color="auto"/>
              </w:divBdr>
            </w:div>
            <w:div w:id="363822161">
              <w:marLeft w:val="0"/>
              <w:marRight w:val="0"/>
              <w:marTop w:val="0"/>
              <w:marBottom w:val="0"/>
              <w:divBdr>
                <w:top w:val="none" w:sz="0" w:space="0" w:color="auto"/>
                <w:left w:val="none" w:sz="0" w:space="0" w:color="auto"/>
                <w:bottom w:val="none" w:sz="0" w:space="0" w:color="auto"/>
                <w:right w:val="none" w:sz="0" w:space="0" w:color="auto"/>
              </w:divBdr>
            </w:div>
            <w:div w:id="371922316">
              <w:marLeft w:val="0"/>
              <w:marRight w:val="0"/>
              <w:marTop w:val="0"/>
              <w:marBottom w:val="0"/>
              <w:divBdr>
                <w:top w:val="none" w:sz="0" w:space="0" w:color="auto"/>
                <w:left w:val="none" w:sz="0" w:space="0" w:color="auto"/>
                <w:bottom w:val="none" w:sz="0" w:space="0" w:color="auto"/>
                <w:right w:val="none" w:sz="0" w:space="0" w:color="auto"/>
              </w:divBdr>
            </w:div>
            <w:div w:id="373698467">
              <w:marLeft w:val="0"/>
              <w:marRight w:val="0"/>
              <w:marTop w:val="0"/>
              <w:marBottom w:val="0"/>
              <w:divBdr>
                <w:top w:val="none" w:sz="0" w:space="0" w:color="auto"/>
                <w:left w:val="none" w:sz="0" w:space="0" w:color="auto"/>
                <w:bottom w:val="none" w:sz="0" w:space="0" w:color="auto"/>
                <w:right w:val="none" w:sz="0" w:space="0" w:color="auto"/>
              </w:divBdr>
            </w:div>
            <w:div w:id="378285426">
              <w:marLeft w:val="0"/>
              <w:marRight w:val="0"/>
              <w:marTop w:val="0"/>
              <w:marBottom w:val="0"/>
              <w:divBdr>
                <w:top w:val="none" w:sz="0" w:space="0" w:color="auto"/>
                <w:left w:val="none" w:sz="0" w:space="0" w:color="auto"/>
                <w:bottom w:val="none" w:sz="0" w:space="0" w:color="auto"/>
                <w:right w:val="none" w:sz="0" w:space="0" w:color="auto"/>
              </w:divBdr>
            </w:div>
            <w:div w:id="393431715">
              <w:marLeft w:val="0"/>
              <w:marRight w:val="0"/>
              <w:marTop w:val="0"/>
              <w:marBottom w:val="0"/>
              <w:divBdr>
                <w:top w:val="none" w:sz="0" w:space="0" w:color="auto"/>
                <w:left w:val="none" w:sz="0" w:space="0" w:color="auto"/>
                <w:bottom w:val="none" w:sz="0" w:space="0" w:color="auto"/>
                <w:right w:val="none" w:sz="0" w:space="0" w:color="auto"/>
              </w:divBdr>
            </w:div>
            <w:div w:id="404257695">
              <w:marLeft w:val="0"/>
              <w:marRight w:val="0"/>
              <w:marTop w:val="0"/>
              <w:marBottom w:val="0"/>
              <w:divBdr>
                <w:top w:val="none" w:sz="0" w:space="0" w:color="auto"/>
                <w:left w:val="none" w:sz="0" w:space="0" w:color="auto"/>
                <w:bottom w:val="none" w:sz="0" w:space="0" w:color="auto"/>
                <w:right w:val="none" w:sz="0" w:space="0" w:color="auto"/>
              </w:divBdr>
            </w:div>
            <w:div w:id="409692931">
              <w:marLeft w:val="0"/>
              <w:marRight w:val="0"/>
              <w:marTop w:val="0"/>
              <w:marBottom w:val="0"/>
              <w:divBdr>
                <w:top w:val="none" w:sz="0" w:space="0" w:color="auto"/>
                <w:left w:val="none" w:sz="0" w:space="0" w:color="auto"/>
                <w:bottom w:val="none" w:sz="0" w:space="0" w:color="auto"/>
                <w:right w:val="none" w:sz="0" w:space="0" w:color="auto"/>
              </w:divBdr>
            </w:div>
            <w:div w:id="420179579">
              <w:marLeft w:val="0"/>
              <w:marRight w:val="0"/>
              <w:marTop w:val="0"/>
              <w:marBottom w:val="0"/>
              <w:divBdr>
                <w:top w:val="none" w:sz="0" w:space="0" w:color="auto"/>
                <w:left w:val="none" w:sz="0" w:space="0" w:color="auto"/>
                <w:bottom w:val="none" w:sz="0" w:space="0" w:color="auto"/>
                <w:right w:val="none" w:sz="0" w:space="0" w:color="auto"/>
              </w:divBdr>
            </w:div>
            <w:div w:id="426195820">
              <w:marLeft w:val="0"/>
              <w:marRight w:val="0"/>
              <w:marTop w:val="0"/>
              <w:marBottom w:val="0"/>
              <w:divBdr>
                <w:top w:val="none" w:sz="0" w:space="0" w:color="auto"/>
                <w:left w:val="none" w:sz="0" w:space="0" w:color="auto"/>
                <w:bottom w:val="none" w:sz="0" w:space="0" w:color="auto"/>
                <w:right w:val="none" w:sz="0" w:space="0" w:color="auto"/>
              </w:divBdr>
            </w:div>
            <w:div w:id="433399743">
              <w:marLeft w:val="0"/>
              <w:marRight w:val="0"/>
              <w:marTop w:val="0"/>
              <w:marBottom w:val="0"/>
              <w:divBdr>
                <w:top w:val="none" w:sz="0" w:space="0" w:color="auto"/>
                <w:left w:val="none" w:sz="0" w:space="0" w:color="auto"/>
                <w:bottom w:val="none" w:sz="0" w:space="0" w:color="auto"/>
                <w:right w:val="none" w:sz="0" w:space="0" w:color="auto"/>
              </w:divBdr>
            </w:div>
            <w:div w:id="433938533">
              <w:marLeft w:val="0"/>
              <w:marRight w:val="0"/>
              <w:marTop w:val="0"/>
              <w:marBottom w:val="0"/>
              <w:divBdr>
                <w:top w:val="none" w:sz="0" w:space="0" w:color="auto"/>
                <w:left w:val="none" w:sz="0" w:space="0" w:color="auto"/>
                <w:bottom w:val="none" w:sz="0" w:space="0" w:color="auto"/>
                <w:right w:val="none" w:sz="0" w:space="0" w:color="auto"/>
              </w:divBdr>
            </w:div>
            <w:div w:id="444468344">
              <w:marLeft w:val="0"/>
              <w:marRight w:val="0"/>
              <w:marTop w:val="0"/>
              <w:marBottom w:val="0"/>
              <w:divBdr>
                <w:top w:val="none" w:sz="0" w:space="0" w:color="auto"/>
                <w:left w:val="none" w:sz="0" w:space="0" w:color="auto"/>
                <w:bottom w:val="none" w:sz="0" w:space="0" w:color="auto"/>
                <w:right w:val="none" w:sz="0" w:space="0" w:color="auto"/>
              </w:divBdr>
            </w:div>
            <w:div w:id="445537886">
              <w:marLeft w:val="0"/>
              <w:marRight w:val="0"/>
              <w:marTop w:val="0"/>
              <w:marBottom w:val="0"/>
              <w:divBdr>
                <w:top w:val="none" w:sz="0" w:space="0" w:color="auto"/>
                <w:left w:val="none" w:sz="0" w:space="0" w:color="auto"/>
                <w:bottom w:val="none" w:sz="0" w:space="0" w:color="auto"/>
                <w:right w:val="none" w:sz="0" w:space="0" w:color="auto"/>
              </w:divBdr>
            </w:div>
            <w:div w:id="455417087">
              <w:marLeft w:val="0"/>
              <w:marRight w:val="0"/>
              <w:marTop w:val="0"/>
              <w:marBottom w:val="0"/>
              <w:divBdr>
                <w:top w:val="none" w:sz="0" w:space="0" w:color="auto"/>
                <w:left w:val="none" w:sz="0" w:space="0" w:color="auto"/>
                <w:bottom w:val="none" w:sz="0" w:space="0" w:color="auto"/>
                <w:right w:val="none" w:sz="0" w:space="0" w:color="auto"/>
              </w:divBdr>
            </w:div>
            <w:div w:id="465007625">
              <w:marLeft w:val="0"/>
              <w:marRight w:val="0"/>
              <w:marTop w:val="0"/>
              <w:marBottom w:val="0"/>
              <w:divBdr>
                <w:top w:val="none" w:sz="0" w:space="0" w:color="auto"/>
                <w:left w:val="none" w:sz="0" w:space="0" w:color="auto"/>
                <w:bottom w:val="none" w:sz="0" w:space="0" w:color="auto"/>
                <w:right w:val="none" w:sz="0" w:space="0" w:color="auto"/>
              </w:divBdr>
            </w:div>
            <w:div w:id="522011232">
              <w:marLeft w:val="0"/>
              <w:marRight w:val="0"/>
              <w:marTop w:val="0"/>
              <w:marBottom w:val="0"/>
              <w:divBdr>
                <w:top w:val="none" w:sz="0" w:space="0" w:color="auto"/>
                <w:left w:val="none" w:sz="0" w:space="0" w:color="auto"/>
                <w:bottom w:val="none" w:sz="0" w:space="0" w:color="auto"/>
                <w:right w:val="none" w:sz="0" w:space="0" w:color="auto"/>
              </w:divBdr>
            </w:div>
            <w:div w:id="530611822">
              <w:marLeft w:val="0"/>
              <w:marRight w:val="0"/>
              <w:marTop w:val="0"/>
              <w:marBottom w:val="0"/>
              <w:divBdr>
                <w:top w:val="none" w:sz="0" w:space="0" w:color="auto"/>
                <w:left w:val="none" w:sz="0" w:space="0" w:color="auto"/>
                <w:bottom w:val="none" w:sz="0" w:space="0" w:color="auto"/>
                <w:right w:val="none" w:sz="0" w:space="0" w:color="auto"/>
              </w:divBdr>
            </w:div>
            <w:div w:id="534005827">
              <w:marLeft w:val="0"/>
              <w:marRight w:val="0"/>
              <w:marTop w:val="0"/>
              <w:marBottom w:val="0"/>
              <w:divBdr>
                <w:top w:val="none" w:sz="0" w:space="0" w:color="auto"/>
                <w:left w:val="none" w:sz="0" w:space="0" w:color="auto"/>
                <w:bottom w:val="none" w:sz="0" w:space="0" w:color="auto"/>
                <w:right w:val="none" w:sz="0" w:space="0" w:color="auto"/>
              </w:divBdr>
            </w:div>
            <w:div w:id="550045184">
              <w:marLeft w:val="0"/>
              <w:marRight w:val="0"/>
              <w:marTop w:val="0"/>
              <w:marBottom w:val="0"/>
              <w:divBdr>
                <w:top w:val="none" w:sz="0" w:space="0" w:color="auto"/>
                <w:left w:val="none" w:sz="0" w:space="0" w:color="auto"/>
                <w:bottom w:val="none" w:sz="0" w:space="0" w:color="auto"/>
                <w:right w:val="none" w:sz="0" w:space="0" w:color="auto"/>
              </w:divBdr>
            </w:div>
            <w:div w:id="579564755">
              <w:marLeft w:val="0"/>
              <w:marRight w:val="0"/>
              <w:marTop w:val="0"/>
              <w:marBottom w:val="0"/>
              <w:divBdr>
                <w:top w:val="none" w:sz="0" w:space="0" w:color="auto"/>
                <w:left w:val="none" w:sz="0" w:space="0" w:color="auto"/>
                <w:bottom w:val="none" w:sz="0" w:space="0" w:color="auto"/>
                <w:right w:val="none" w:sz="0" w:space="0" w:color="auto"/>
              </w:divBdr>
            </w:div>
            <w:div w:id="582373478">
              <w:marLeft w:val="0"/>
              <w:marRight w:val="0"/>
              <w:marTop w:val="0"/>
              <w:marBottom w:val="0"/>
              <w:divBdr>
                <w:top w:val="none" w:sz="0" w:space="0" w:color="auto"/>
                <w:left w:val="none" w:sz="0" w:space="0" w:color="auto"/>
                <w:bottom w:val="none" w:sz="0" w:space="0" w:color="auto"/>
                <w:right w:val="none" w:sz="0" w:space="0" w:color="auto"/>
              </w:divBdr>
            </w:div>
            <w:div w:id="587233465">
              <w:marLeft w:val="0"/>
              <w:marRight w:val="0"/>
              <w:marTop w:val="0"/>
              <w:marBottom w:val="0"/>
              <w:divBdr>
                <w:top w:val="none" w:sz="0" w:space="0" w:color="auto"/>
                <w:left w:val="none" w:sz="0" w:space="0" w:color="auto"/>
                <w:bottom w:val="none" w:sz="0" w:space="0" w:color="auto"/>
                <w:right w:val="none" w:sz="0" w:space="0" w:color="auto"/>
              </w:divBdr>
            </w:div>
            <w:div w:id="588197053">
              <w:marLeft w:val="0"/>
              <w:marRight w:val="0"/>
              <w:marTop w:val="0"/>
              <w:marBottom w:val="0"/>
              <w:divBdr>
                <w:top w:val="none" w:sz="0" w:space="0" w:color="auto"/>
                <w:left w:val="none" w:sz="0" w:space="0" w:color="auto"/>
                <w:bottom w:val="none" w:sz="0" w:space="0" w:color="auto"/>
                <w:right w:val="none" w:sz="0" w:space="0" w:color="auto"/>
              </w:divBdr>
            </w:div>
            <w:div w:id="594870386">
              <w:marLeft w:val="0"/>
              <w:marRight w:val="0"/>
              <w:marTop w:val="0"/>
              <w:marBottom w:val="0"/>
              <w:divBdr>
                <w:top w:val="none" w:sz="0" w:space="0" w:color="auto"/>
                <w:left w:val="none" w:sz="0" w:space="0" w:color="auto"/>
                <w:bottom w:val="none" w:sz="0" w:space="0" w:color="auto"/>
                <w:right w:val="none" w:sz="0" w:space="0" w:color="auto"/>
              </w:divBdr>
            </w:div>
            <w:div w:id="597494064">
              <w:marLeft w:val="0"/>
              <w:marRight w:val="0"/>
              <w:marTop w:val="0"/>
              <w:marBottom w:val="0"/>
              <w:divBdr>
                <w:top w:val="none" w:sz="0" w:space="0" w:color="auto"/>
                <w:left w:val="none" w:sz="0" w:space="0" w:color="auto"/>
                <w:bottom w:val="none" w:sz="0" w:space="0" w:color="auto"/>
                <w:right w:val="none" w:sz="0" w:space="0" w:color="auto"/>
              </w:divBdr>
            </w:div>
            <w:div w:id="613365687">
              <w:marLeft w:val="0"/>
              <w:marRight w:val="0"/>
              <w:marTop w:val="0"/>
              <w:marBottom w:val="0"/>
              <w:divBdr>
                <w:top w:val="none" w:sz="0" w:space="0" w:color="auto"/>
                <w:left w:val="none" w:sz="0" w:space="0" w:color="auto"/>
                <w:bottom w:val="none" w:sz="0" w:space="0" w:color="auto"/>
                <w:right w:val="none" w:sz="0" w:space="0" w:color="auto"/>
              </w:divBdr>
            </w:div>
            <w:div w:id="638194271">
              <w:marLeft w:val="0"/>
              <w:marRight w:val="0"/>
              <w:marTop w:val="0"/>
              <w:marBottom w:val="0"/>
              <w:divBdr>
                <w:top w:val="none" w:sz="0" w:space="0" w:color="auto"/>
                <w:left w:val="none" w:sz="0" w:space="0" w:color="auto"/>
                <w:bottom w:val="none" w:sz="0" w:space="0" w:color="auto"/>
                <w:right w:val="none" w:sz="0" w:space="0" w:color="auto"/>
              </w:divBdr>
            </w:div>
            <w:div w:id="650839473">
              <w:marLeft w:val="0"/>
              <w:marRight w:val="0"/>
              <w:marTop w:val="0"/>
              <w:marBottom w:val="0"/>
              <w:divBdr>
                <w:top w:val="none" w:sz="0" w:space="0" w:color="auto"/>
                <w:left w:val="none" w:sz="0" w:space="0" w:color="auto"/>
                <w:bottom w:val="none" w:sz="0" w:space="0" w:color="auto"/>
                <w:right w:val="none" w:sz="0" w:space="0" w:color="auto"/>
              </w:divBdr>
            </w:div>
            <w:div w:id="656035059">
              <w:marLeft w:val="0"/>
              <w:marRight w:val="0"/>
              <w:marTop w:val="0"/>
              <w:marBottom w:val="0"/>
              <w:divBdr>
                <w:top w:val="none" w:sz="0" w:space="0" w:color="auto"/>
                <w:left w:val="none" w:sz="0" w:space="0" w:color="auto"/>
                <w:bottom w:val="none" w:sz="0" w:space="0" w:color="auto"/>
                <w:right w:val="none" w:sz="0" w:space="0" w:color="auto"/>
              </w:divBdr>
            </w:div>
            <w:div w:id="661664538">
              <w:marLeft w:val="0"/>
              <w:marRight w:val="0"/>
              <w:marTop w:val="0"/>
              <w:marBottom w:val="0"/>
              <w:divBdr>
                <w:top w:val="none" w:sz="0" w:space="0" w:color="auto"/>
                <w:left w:val="none" w:sz="0" w:space="0" w:color="auto"/>
                <w:bottom w:val="none" w:sz="0" w:space="0" w:color="auto"/>
                <w:right w:val="none" w:sz="0" w:space="0" w:color="auto"/>
              </w:divBdr>
            </w:div>
            <w:div w:id="662315867">
              <w:marLeft w:val="0"/>
              <w:marRight w:val="0"/>
              <w:marTop w:val="0"/>
              <w:marBottom w:val="0"/>
              <w:divBdr>
                <w:top w:val="none" w:sz="0" w:space="0" w:color="auto"/>
                <w:left w:val="none" w:sz="0" w:space="0" w:color="auto"/>
                <w:bottom w:val="none" w:sz="0" w:space="0" w:color="auto"/>
                <w:right w:val="none" w:sz="0" w:space="0" w:color="auto"/>
              </w:divBdr>
            </w:div>
            <w:div w:id="679040327">
              <w:marLeft w:val="0"/>
              <w:marRight w:val="0"/>
              <w:marTop w:val="0"/>
              <w:marBottom w:val="0"/>
              <w:divBdr>
                <w:top w:val="none" w:sz="0" w:space="0" w:color="auto"/>
                <w:left w:val="none" w:sz="0" w:space="0" w:color="auto"/>
                <w:bottom w:val="none" w:sz="0" w:space="0" w:color="auto"/>
                <w:right w:val="none" w:sz="0" w:space="0" w:color="auto"/>
              </w:divBdr>
            </w:div>
            <w:div w:id="684017536">
              <w:marLeft w:val="0"/>
              <w:marRight w:val="0"/>
              <w:marTop w:val="0"/>
              <w:marBottom w:val="0"/>
              <w:divBdr>
                <w:top w:val="none" w:sz="0" w:space="0" w:color="auto"/>
                <w:left w:val="none" w:sz="0" w:space="0" w:color="auto"/>
                <w:bottom w:val="none" w:sz="0" w:space="0" w:color="auto"/>
                <w:right w:val="none" w:sz="0" w:space="0" w:color="auto"/>
              </w:divBdr>
            </w:div>
            <w:div w:id="696272680">
              <w:marLeft w:val="0"/>
              <w:marRight w:val="0"/>
              <w:marTop w:val="0"/>
              <w:marBottom w:val="0"/>
              <w:divBdr>
                <w:top w:val="none" w:sz="0" w:space="0" w:color="auto"/>
                <w:left w:val="none" w:sz="0" w:space="0" w:color="auto"/>
                <w:bottom w:val="none" w:sz="0" w:space="0" w:color="auto"/>
                <w:right w:val="none" w:sz="0" w:space="0" w:color="auto"/>
              </w:divBdr>
            </w:div>
            <w:div w:id="703483459">
              <w:marLeft w:val="0"/>
              <w:marRight w:val="0"/>
              <w:marTop w:val="0"/>
              <w:marBottom w:val="0"/>
              <w:divBdr>
                <w:top w:val="none" w:sz="0" w:space="0" w:color="auto"/>
                <w:left w:val="none" w:sz="0" w:space="0" w:color="auto"/>
                <w:bottom w:val="none" w:sz="0" w:space="0" w:color="auto"/>
                <w:right w:val="none" w:sz="0" w:space="0" w:color="auto"/>
              </w:divBdr>
            </w:div>
            <w:div w:id="704520624">
              <w:marLeft w:val="0"/>
              <w:marRight w:val="0"/>
              <w:marTop w:val="0"/>
              <w:marBottom w:val="0"/>
              <w:divBdr>
                <w:top w:val="none" w:sz="0" w:space="0" w:color="auto"/>
                <w:left w:val="none" w:sz="0" w:space="0" w:color="auto"/>
                <w:bottom w:val="none" w:sz="0" w:space="0" w:color="auto"/>
                <w:right w:val="none" w:sz="0" w:space="0" w:color="auto"/>
              </w:divBdr>
            </w:div>
            <w:div w:id="712658989">
              <w:marLeft w:val="0"/>
              <w:marRight w:val="0"/>
              <w:marTop w:val="0"/>
              <w:marBottom w:val="0"/>
              <w:divBdr>
                <w:top w:val="none" w:sz="0" w:space="0" w:color="auto"/>
                <w:left w:val="none" w:sz="0" w:space="0" w:color="auto"/>
                <w:bottom w:val="none" w:sz="0" w:space="0" w:color="auto"/>
                <w:right w:val="none" w:sz="0" w:space="0" w:color="auto"/>
              </w:divBdr>
            </w:div>
            <w:div w:id="747190789">
              <w:marLeft w:val="0"/>
              <w:marRight w:val="0"/>
              <w:marTop w:val="0"/>
              <w:marBottom w:val="0"/>
              <w:divBdr>
                <w:top w:val="none" w:sz="0" w:space="0" w:color="auto"/>
                <w:left w:val="none" w:sz="0" w:space="0" w:color="auto"/>
                <w:bottom w:val="none" w:sz="0" w:space="0" w:color="auto"/>
                <w:right w:val="none" w:sz="0" w:space="0" w:color="auto"/>
              </w:divBdr>
            </w:div>
            <w:div w:id="773138558">
              <w:marLeft w:val="0"/>
              <w:marRight w:val="0"/>
              <w:marTop w:val="0"/>
              <w:marBottom w:val="0"/>
              <w:divBdr>
                <w:top w:val="none" w:sz="0" w:space="0" w:color="auto"/>
                <w:left w:val="none" w:sz="0" w:space="0" w:color="auto"/>
                <w:bottom w:val="none" w:sz="0" w:space="0" w:color="auto"/>
                <w:right w:val="none" w:sz="0" w:space="0" w:color="auto"/>
              </w:divBdr>
            </w:div>
            <w:div w:id="775636613">
              <w:marLeft w:val="0"/>
              <w:marRight w:val="0"/>
              <w:marTop w:val="0"/>
              <w:marBottom w:val="0"/>
              <w:divBdr>
                <w:top w:val="none" w:sz="0" w:space="0" w:color="auto"/>
                <w:left w:val="none" w:sz="0" w:space="0" w:color="auto"/>
                <w:bottom w:val="none" w:sz="0" w:space="0" w:color="auto"/>
                <w:right w:val="none" w:sz="0" w:space="0" w:color="auto"/>
              </w:divBdr>
            </w:div>
            <w:div w:id="787042098">
              <w:marLeft w:val="0"/>
              <w:marRight w:val="0"/>
              <w:marTop w:val="0"/>
              <w:marBottom w:val="0"/>
              <w:divBdr>
                <w:top w:val="none" w:sz="0" w:space="0" w:color="auto"/>
                <w:left w:val="none" w:sz="0" w:space="0" w:color="auto"/>
                <w:bottom w:val="none" w:sz="0" w:space="0" w:color="auto"/>
                <w:right w:val="none" w:sz="0" w:space="0" w:color="auto"/>
              </w:divBdr>
            </w:div>
            <w:div w:id="806241167">
              <w:marLeft w:val="0"/>
              <w:marRight w:val="0"/>
              <w:marTop w:val="0"/>
              <w:marBottom w:val="0"/>
              <w:divBdr>
                <w:top w:val="none" w:sz="0" w:space="0" w:color="auto"/>
                <w:left w:val="none" w:sz="0" w:space="0" w:color="auto"/>
                <w:bottom w:val="none" w:sz="0" w:space="0" w:color="auto"/>
                <w:right w:val="none" w:sz="0" w:space="0" w:color="auto"/>
              </w:divBdr>
            </w:div>
            <w:div w:id="807279361">
              <w:marLeft w:val="0"/>
              <w:marRight w:val="0"/>
              <w:marTop w:val="0"/>
              <w:marBottom w:val="0"/>
              <w:divBdr>
                <w:top w:val="none" w:sz="0" w:space="0" w:color="auto"/>
                <w:left w:val="none" w:sz="0" w:space="0" w:color="auto"/>
                <w:bottom w:val="none" w:sz="0" w:space="0" w:color="auto"/>
                <w:right w:val="none" w:sz="0" w:space="0" w:color="auto"/>
              </w:divBdr>
            </w:div>
            <w:div w:id="833376918">
              <w:marLeft w:val="0"/>
              <w:marRight w:val="0"/>
              <w:marTop w:val="0"/>
              <w:marBottom w:val="0"/>
              <w:divBdr>
                <w:top w:val="none" w:sz="0" w:space="0" w:color="auto"/>
                <w:left w:val="none" w:sz="0" w:space="0" w:color="auto"/>
                <w:bottom w:val="none" w:sz="0" w:space="0" w:color="auto"/>
                <w:right w:val="none" w:sz="0" w:space="0" w:color="auto"/>
              </w:divBdr>
            </w:div>
            <w:div w:id="843056999">
              <w:marLeft w:val="0"/>
              <w:marRight w:val="0"/>
              <w:marTop w:val="0"/>
              <w:marBottom w:val="0"/>
              <w:divBdr>
                <w:top w:val="none" w:sz="0" w:space="0" w:color="auto"/>
                <w:left w:val="none" w:sz="0" w:space="0" w:color="auto"/>
                <w:bottom w:val="none" w:sz="0" w:space="0" w:color="auto"/>
                <w:right w:val="none" w:sz="0" w:space="0" w:color="auto"/>
              </w:divBdr>
            </w:div>
            <w:div w:id="867375654">
              <w:marLeft w:val="0"/>
              <w:marRight w:val="0"/>
              <w:marTop w:val="0"/>
              <w:marBottom w:val="0"/>
              <w:divBdr>
                <w:top w:val="none" w:sz="0" w:space="0" w:color="auto"/>
                <w:left w:val="none" w:sz="0" w:space="0" w:color="auto"/>
                <w:bottom w:val="none" w:sz="0" w:space="0" w:color="auto"/>
                <w:right w:val="none" w:sz="0" w:space="0" w:color="auto"/>
              </w:divBdr>
            </w:div>
            <w:div w:id="869874381">
              <w:marLeft w:val="0"/>
              <w:marRight w:val="0"/>
              <w:marTop w:val="0"/>
              <w:marBottom w:val="0"/>
              <w:divBdr>
                <w:top w:val="none" w:sz="0" w:space="0" w:color="auto"/>
                <w:left w:val="none" w:sz="0" w:space="0" w:color="auto"/>
                <w:bottom w:val="none" w:sz="0" w:space="0" w:color="auto"/>
                <w:right w:val="none" w:sz="0" w:space="0" w:color="auto"/>
              </w:divBdr>
            </w:div>
            <w:div w:id="884222339">
              <w:marLeft w:val="0"/>
              <w:marRight w:val="0"/>
              <w:marTop w:val="0"/>
              <w:marBottom w:val="0"/>
              <w:divBdr>
                <w:top w:val="none" w:sz="0" w:space="0" w:color="auto"/>
                <w:left w:val="none" w:sz="0" w:space="0" w:color="auto"/>
                <w:bottom w:val="none" w:sz="0" w:space="0" w:color="auto"/>
                <w:right w:val="none" w:sz="0" w:space="0" w:color="auto"/>
              </w:divBdr>
            </w:div>
            <w:div w:id="897319753">
              <w:marLeft w:val="0"/>
              <w:marRight w:val="0"/>
              <w:marTop w:val="0"/>
              <w:marBottom w:val="0"/>
              <w:divBdr>
                <w:top w:val="none" w:sz="0" w:space="0" w:color="auto"/>
                <w:left w:val="none" w:sz="0" w:space="0" w:color="auto"/>
                <w:bottom w:val="none" w:sz="0" w:space="0" w:color="auto"/>
                <w:right w:val="none" w:sz="0" w:space="0" w:color="auto"/>
              </w:divBdr>
            </w:div>
            <w:div w:id="898323587">
              <w:marLeft w:val="0"/>
              <w:marRight w:val="0"/>
              <w:marTop w:val="0"/>
              <w:marBottom w:val="0"/>
              <w:divBdr>
                <w:top w:val="none" w:sz="0" w:space="0" w:color="auto"/>
                <w:left w:val="none" w:sz="0" w:space="0" w:color="auto"/>
                <w:bottom w:val="none" w:sz="0" w:space="0" w:color="auto"/>
                <w:right w:val="none" w:sz="0" w:space="0" w:color="auto"/>
              </w:divBdr>
            </w:div>
            <w:div w:id="900285965">
              <w:marLeft w:val="0"/>
              <w:marRight w:val="0"/>
              <w:marTop w:val="0"/>
              <w:marBottom w:val="0"/>
              <w:divBdr>
                <w:top w:val="none" w:sz="0" w:space="0" w:color="auto"/>
                <w:left w:val="none" w:sz="0" w:space="0" w:color="auto"/>
                <w:bottom w:val="none" w:sz="0" w:space="0" w:color="auto"/>
                <w:right w:val="none" w:sz="0" w:space="0" w:color="auto"/>
              </w:divBdr>
            </w:div>
            <w:div w:id="904991546">
              <w:marLeft w:val="0"/>
              <w:marRight w:val="0"/>
              <w:marTop w:val="0"/>
              <w:marBottom w:val="0"/>
              <w:divBdr>
                <w:top w:val="none" w:sz="0" w:space="0" w:color="auto"/>
                <w:left w:val="none" w:sz="0" w:space="0" w:color="auto"/>
                <w:bottom w:val="none" w:sz="0" w:space="0" w:color="auto"/>
                <w:right w:val="none" w:sz="0" w:space="0" w:color="auto"/>
              </w:divBdr>
            </w:div>
            <w:div w:id="919561480">
              <w:marLeft w:val="0"/>
              <w:marRight w:val="0"/>
              <w:marTop w:val="0"/>
              <w:marBottom w:val="0"/>
              <w:divBdr>
                <w:top w:val="none" w:sz="0" w:space="0" w:color="auto"/>
                <w:left w:val="none" w:sz="0" w:space="0" w:color="auto"/>
                <w:bottom w:val="none" w:sz="0" w:space="0" w:color="auto"/>
                <w:right w:val="none" w:sz="0" w:space="0" w:color="auto"/>
              </w:divBdr>
            </w:div>
            <w:div w:id="930242401">
              <w:marLeft w:val="0"/>
              <w:marRight w:val="0"/>
              <w:marTop w:val="0"/>
              <w:marBottom w:val="0"/>
              <w:divBdr>
                <w:top w:val="none" w:sz="0" w:space="0" w:color="auto"/>
                <w:left w:val="none" w:sz="0" w:space="0" w:color="auto"/>
                <w:bottom w:val="none" w:sz="0" w:space="0" w:color="auto"/>
                <w:right w:val="none" w:sz="0" w:space="0" w:color="auto"/>
              </w:divBdr>
            </w:div>
            <w:div w:id="934437298">
              <w:marLeft w:val="0"/>
              <w:marRight w:val="0"/>
              <w:marTop w:val="0"/>
              <w:marBottom w:val="0"/>
              <w:divBdr>
                <w:top w:val="none" w:sz="0" w:space="0" w:color="auto"/>
                <w:left w:val="none" w:sz="0" w:space="0" w:color="auto"/>
                <w:bottom w:val="none" w:sz="0" w:space="0" w:color="auto"/>
                <w:right w:val="none" w:sz="0" w:space="0" w:color="auto"/>
              </w:divBdr>
            </w:div>
            <w:div w:id="938220273">
              <w:marLeft w:val="0"/>
              <w:marRight w:val="0"/>
              <w:marTop w:val="0"/>
              <w:marBottom w:val="0"/>
              <w:divBdr>
                <w:top w:val="none" w:sz="0" w:space="0" w:color="auto"/>
                <w:left w:val="none" w:sz="0" w:space="0" w:color="auto"/>
                <w:bottom w:val="none" w:sz="0" w:space="0" w:color="auto"/>
                <w:right w:val="none" w:sz="0" w:space="0" w:color="auto"/>
              </w:divBdr>
            </w:div>
            <w:div w:id="966814654">
              <w:marLeft w:val="0"/>
              <w:marRight w:val="0"/>
              <w:marTop w:val="0"/>
              <w:marBottom w:val="0"/>
              <w:divBdr>
                <w:top w:val="none" w:sz="0" w:space="0" w:color="auto"/>
                <w:left w:val="none" w:sz="0" w:space="0" w:color="auto"/>
                <w:bottom w:val="none" w:sz="0" w:space="0" w:color="auto"/>
                <w:right w:val="none" w:sz="0" w:space="0" w:color="auto"/>
              </w:divBdr>
            </w:div>
            <w:div w:id="977150499">
              <w:marLeft w:val="0"/>
              <w:marRight w:val="0"/>
              <w:marTop w:val="0"/>
              <w:marBottom w:val="0"/>
              <w:divBdr>
                <w:top w:val="none" w:sz="0" w:space="0" w:color="auto"/>
                <w:left w:val="none" w:sz="0" w:space="0" w:color="auto"/>
                <w:bottom w:val="none" w:sz="0" w:space="0" w:color="auto"/>
                <w:right w:val="none" w:sz="0" w:space="0" w:color="auto"/>
              </w:divBdr>
            </w:div>
            <w:div w:id="985744590">
              <w:marLeft w:val="0"/>
              <w:marRight w:val="0"/>
              <w:marTop w:val="0"/>
              <w:marBottom w:val="0"/>
              <w:divBdr>
                <w:top w:val="none" w:sz="0" w:space="0" w:color="auto"/>
                <w:left w:val="none" w:sz="0" w:space="0" w:color="auto"/>
                <w:bottom w:val="none" w:sz="0" w:space="0" w:color="auto"/>
                <w:right w:val="none" w:sz="0" w:space="0" w:color="auto"/>
              </w:divBdr>
            </w:div>
            <w:div w:id="987128739">
              <w:marLeft w:val="0"/>
              <w:marRight w:val="0"/>
              <w:marTop w:val="0"/>
              <w:marBottom w:val="0"/>
              <w:divBdr>
                <w:top w:val="none" w:sz="0" w:space="0" w:color="auto"/>
                <w:left w:val="none" w:sz="0" w:space="0" w:color="auto"/>
                <w:bottom w:val="none" w:sz="0" w:space="0" w:color="auto"/>
                <w:right w:val="none" w:sz="0" w:space="0" w:color="auto"/>
              </w:divBdr>
            </w:div>
            <w:div w:id="1001273553">
              <w:marLeft w:val="0"/>
              <w:marRight w:val="0"/>
              <w:marTop w:val="0"/>
              <w:marBottom w:val="0"/>
              <w:divBdr>
                <w:top w:val="none" w:sz="0" w:space="0" w:color="auto"/>
                <w:left w:val="none" w:sz="0" w:space="0" w:color="auto"/>
                <w:bottom w:val="none" w:sz="0" w:space="0" w:color="auto"/>
                <w:right w:val="none" w:sz="0" w:space="0" w:color="auto"/>
              </w:divBdr>
            </w:div>
            <w:div w:id="1020551371">
              <w:marLeft w:val="0"/>
              <w:marRight w:val="0"/>
              <w:marTop w:val="0"/>
              <w:marBottom w:val="0"/>
              <w:divBdr>
                <w:top w:val="none" w:sz="0" w:space="0" w:color="auto"/>
                <w:left w:val="none" w:sz="0" w:space="0" w:color="auto"/>
                <w:bottom w:val="none" w:sz="0" w:space="0" w:color="auto"/>
                <w:right w:val="none" w:sz="0" w:space="0" w:color="auto"/>
              </w:divBdr>
            </w:div>
            <w:div w:id="1029570949">
              <w:marLeft w:val="0"/>
              <w:marRight w:val="0"/>
              <w:marTop w:val="0"/>
              <w:marBottom w:val="0"/>
              <w:divBdr>
                <w:top w:val="none" w:sz="0" w:space="0" w:color="auto"/>
                <w:left w:val="none" w:sz="0" w:space="0" w:color="auto"/>
                <w:bottom w:val="none" w:sz="0" w:space="0" w:color="auto"/>
                <w:right w:val="none" w:sz="0" w:space="0" w:color="auto"/>
              </w:divBdr>
            </w:div>
            <w:div w:id="1030759912">
              <w:marLeft w:val="0"/>
              <w:marRight w:val="0"/>
              <w:marTop w:val="0"/>
              <w:marBottom w:val="0"/>
              <w:divBdr>
                <w:top w:val="none" w:sz="0" w:space="0" w:color="auto"/>
                <w:left w:val="none" w:sz="0" w:space="0" w:color="auto"/>
                <w:bottom w:val="none" w:sz="0" w:space="0" w:color="auto"/>
                <w:right w:val="none" w:sz="0" w:space="0" w:color="auto"/>
              </w:divBdr>
            </w:div>
            <w:div w:id="1037782201">
              <w:marLeft w:val="0"/>
              <w:marRight w:val="0"/>
              <w:marTop w:val="0"/>
              <w:marBottom w:val="0"/>
              <w:divBdr>
                <w:top w:val="none" w:sz="0" w:space="0" w:color="auto"/>
                <w:left w:val="none" w:sz="0" w:space="0" w:color="auto"/>
                <w:bottom w:val="none" w:sz="0" w:space="0" w:color="auto"/>
                <w:right w:val="none" w:sz="0" w:space="0" w:color="auto"/>
              </w:divBdr>
            </w:div>
            <w:div w:id="1038705071">
              <w:marLeft w:val="0"/>
              <w:marRight w:val="0"/>
              <w:marTop w:val="0"/>
              <w:marBottom w:val="0"/>
              <w:divBdr>
                <w:top w:val="none" w:sz="0" w:space="0" w:color="auto"/>
                <w:left w:val="none" w:sz="0" w:space="0" w:color="auto"/>
                <w:bottom w:val="none" w:sz="0" w:space="0" w:color="auto"/>
                <w:right w:val="none" w:sz="0" w:space="0" w:color="auto"/>
              </w:divBdr>
            </w:div>
            <w:div w:id="1042751592">
              <w:marLeft w:val="0"/>
              <w:marRight w:val="0"/>
              <w:marTop w:val="0"/>
              <w:marBottom w:val="0"/>
              <w:divBdr>
                <w:top w:val="none" w:sz="0" w:space="0" w:color="auto"/>
                <w:left w:val="none" w:sz="0" w:space="0" w:color="auto"/>
                <w:bottom w:val="none" w:sz="0" w:space="0" w:color="auto"/>
                <w:right w:val="none" w:sz="0" w:space="0" w:color="auto"/>
              </w:divBdr>
            </w:div>
            <w:div w:id="1054742217">
              <w:marLeft w:val="0"/>
              <w:marRight w:val="0"/>
              <w:marTop w:val="0"/>
              <w:marBottom w:val="0"/>
              <w:divBdr>
                <w:top w:val="none" w:sz="0" w:space="0" w:color="auto"/>
                <w:left w:val="none" w:sz="0" w:space="0" w:color="auto"/>
                <w:bottom w:val="none" w:sz="0" w:space="0" w:color="auto"/>
                <w:right w:val="none" w:sz="0" w:space="0" w:color="auto"/>
              </w:divBdr>
            </w:div>
            <w:div w:id="1084227926">
              <w:marLeft w:val="0"/>
              <w:marRight w:val="0"/>
              <w:marTop w:val="0"/>
              <w:marBottom w:val="0"/>
              <w:divBdr>
                <w:top w:val="none" w:sz="0" w:space="0" w:color="auto"/>
                <w:left w:val="none" w:sz="0" w:space="0" w:color="auto"/>
                <w:bottom w:val="none" w:sz="0" w:space="0" w:color="auto"/>
                <w:right w:val="none" w:sz="0" w:space="0" w:color="auto"/>
              </w:divBdr>
            </w:div>
            <w:div w:id="1098477520">
              <w:marLeft w:val="0"/>
              <w:marRight w:val="0"/>
              <w:marTop w:val="0"/>
              <w:marBottom w:val="0"/>
              <w:divBdr>
                <w:top w:val="none" w:sz="0" w:space="0" w:color="auto"/>
                <w:left w:val="none" w:sz="0" w:space="0" w:color="auto"/>
                <w:bottom w:val="none" w:sz="0" w:space="0" w:color="auto"/>
                <w:right w:val="none" w:sz="0" w:space="0" w:color="auto"/>
              </w:divBdr>
            </w:div>
            <w:div w:id="1099956932">
              <w:marLeft w:val="0"/>
              <w:marRight w:val="0"/>
              <w:marTop w:val="0"/>
              <w:marBottom w:val="0"/>
              <w:divBdr>
                <w:top w:val="none" w:sz="0" w:space="0" w:color="auto"/>
                <w:left w:val="none" w:sz="0" w:space="0" w:color="auto"/>
                <w:bottom w:val="none" w:sz="0" w:space="0" w:color="auto"/>
                <w:right w:val="none" w:sz="0" w:space="0" w:color="auto"/>
              </w:divBdr>
            </w:div>
            <w:div w:id="1108810924">
              <w:marLeft w:val="0"/>
              <w:marRight w:val="0"/>
              <w:marTop w:val="0"/>
              <w:marBottom w:val="0"/>
              <w:divBdr>
                <w:top w:val="none" w:sz="0" w:space="0" w:color="auto"/>
                <w:left w:val="none" w:sz="0" w:space="0" w:color="auto"/>
                <w:bottom w:val="none" w:sz="0" w:space="0" w:color="auto"/>
                <w:right w:val="none" w:sz="0" w:space="0" w:color="auto"/>
              </w:divBdr>
            </w:div>
            <w:div w:id="1123426926">
              <w:marLeft w:val="0"/>
              <w:marRight w:val="0"/>
              <w:marTop w:val="0"/>
              <w:marBottom w:val="0"/>
              <w:divBdr>
                <w:top w:val="none" w:sz="0" w:space="0" w:color="auto"/>
                <w:left w:val="none" w:sz="0" w:space="0" w:color="auto"/>
                <w:bottom w:val="none" w:sz="0" w:space="0" w:color="auto"/>
                <w:right w:val="none" w:sz="0" w:space="0" w:color="auto"/>
              </w:divBdr>
            </w:div>
            <w:div w:id="1130590961">
              <w:marLeft w:val="0"/>
              <w:marRight w:val="0"/>
              <w:marTop w:val="0"/>
              <w:marBottom w:val="0"/>
              <w:divBdr>
                <w:top w:val="none" w:sz="0" w:space="0" w:color="auto"/>
                <w:left w:val="none" w:sz="0" w:space="0" w:color="auto"/>
                <w:bottom w:val="none" w:sz="0" w:space="0" w:color="auto"/>
                <w:right w:val="none" w:sz="0" w:space="0" w:color="auto"/>
              </w:divBdr>
            </w:div>
            <w:div w:id="1166363454">
              <w:marLeft w:val="0"/>
              <w:marRight w:val="0"/>
              <w:marTop w:val="0"/>
              <w:marBottom w:val="0"/>
              <w:divBdr>
                <w:top w:val="none" w:sz="0" w:space="0" w:color="auto"/>
                <w:left w:val="none" w:sz="0" w:space="0" w:color="auto"/>
                <w:bottom w:val="none" w:sz="0" w:space="0" w:color="auto"/>
                <w:right w:val="none" w:sz="0" w:space="0" w:color="auto"/>
              </w:divBdr>
            </w:div>
            <w:div w:id="1171604082">
              <w:marLeft w:val="0"/>
              <w:marRight w:val="0"/>
              <w:marTop w:val="0"/>
              <w:marBottom w:val="0"/>
              <w:divBdr>
                <w:top w:val="none" w:sz="0" w:space="0" w:color="auto"/>
                <w:left w:val="none" w:sz="0" w:space="0" w:color="auto"/>
                <w:bottom w:val="none" w:sz="0" w:space="0" w:color="auto"/>
                <w:right w:val="none" w:sz="0" w:space="0" w:color="auto"/>
              </w:divBdr>
            </w:div>
            <w:div w:id="1172143305">
              <w:marLeft w:val="0"/>
              <w:marRight w:val="0"/>
              <w:marTop w:val="0"/>
              <w:marBottom w:val="0"/>
              <w:divBdr>
                <w:top w:val="none" w:sz="0" w:space="0" w:color="auto"/>
                <w:left w:val="none" w:sz="0" w:space="0" w:color="auto"/>
                <w:bottom w:val="none" w:sz="0" w:space="0" w:color="auto"/>
                <w:right w:val="none" w:sz="0" w:space="0" w:color="auto"/>
              </w:divBdr>
            </w:div>
            <w:div w:id="1175539040">
              <w:marLeft w:val="0"/>
              <w:marRight w:val="0"/>
              <w:marTop w:val="0"/>
              <w:marBottom w:val="0"/>
              <w:divBdr>
                <w:top w:val="none" w:sz="0" w:space="0" w:color="auto"/>
                <w:left w:val="none" w:sz="0" w:space="0" w:color="auto"/>
                <w:bottom w:val="none" w:sz="0" w:space="0" w:color="auto"/>
                <w:right w:val="none" w:sz="0" w:space="0" w:color="auto"/>
              </w:divBdr>
            </w:div>
            <w:div w:id="1180896895">
              <w:marLeft w:val="0"/>
              <w:marRight w:val="0"/>
              <w:marTop w:val="0"/>
              <w:marBottom w:val="0"/>
              <w:divBdr>
                <w:top w:val="none" w:sz="0" w:space="0" w:color="auto"/>
                <w:left w:val="none" w:sz="0" w:space="0" w:color="auto"/>
                <w:bottom w:val="none" w:sz="0" w:space="0" w:color="auto"/>
                <w:right w:val="none" w:sz="0" w:space="0" w:color="auto"/>
              </w:divBdr>
            </w:div>
            <w:div w:id="1225600864">
              <w:marLeft w:val="0"/>
              <w:marRight w:val="0"/>
              <w:marTop w:val="0"/>
              <w:marBottom w:val="0"/>
              <w:divBdr>
                <w:top w:val="none" w:sz="0" w:space="0" w:color="auto"/>
                <w:left w:val="none" w:sz="0" w:space="0" w:color="auto"/>
                <w:bottom w:val="none" w:sz="0" w:space="0" w:color="auto"/>
                <w:right w:val="none" w:sz="0" w:space="0" w:color="auto"/>
              </w:divBdr>
            </w:div>
            <w:div w:id="1227495644">
              <w:marLeft w:val="0"/>
              <w:marRight w:val="0"/>
              <w:marTop w:val="0"/>
              <w:marBottom w:val="0"/>
              <w:divBdr>
                <w:top w:val="none" w:sz="0" w:space="0" w:color="auto"/>
                <w:left w:val="none" w:sz="0" w:space="0" w:color="auto"/>
                <w:bottom w:val="none" w:sz="0" w:space="0" w:color="auto"/>
                <w:right w:val="none" w:sz="0" w:space="0" w:color="auto"/>
              </w:divBdr>
            </w:div>
            <w:div w:id="1245141928">
              <w:marLeft w:val="0"/>
              <w:marRight w:val="0"/>
              <w:marTop w:val="0"/>
              <w:marBottom w:val="0"/>
              <w:divBdr>
                <w:top w:val="none" w:sz="0" w:space="0" w:color="auto"/>
                <w:left w:val="none" w:sz="0" w:space="0" w:color="auto"/>
                <w:bottom w:val="none" w:sz="0" w:space="0" w:color="auto"/>
                <w:right w:val="none" w:sz="0" w:space="0" w:color="auto"/>
              </w:divBdr>
            </w:div>
            <w:div w:id="1250043956">
              <w:marLeft w:val="0"/>
              <w:marRight w:val="0"/>
              <w:marTop w:val="0"/>
              <w:marBottom w:val="0"/>
              <w:divBdr>
                <w:top w:val="none" w:sz="0" w:space="0" w:color="auto"/>
                <w:left w:val="none" w:sz="0" w:space="0" w:color="auto"/>
                <w:bottom w:val="none" w:sz="0" w:space="0" w:color="auto"/>
                <w:right w:val="none" w:sz="0" w:space="0" w:color="auto"/>
              </w:divBdr>
            </w:div>
            <w:div w:id="1253468084">
              <w:marLeft w:val="0"/>
              <w:marRight w:val="0"/>
              <w:marTop w:val="0"/>
              <w:marBottom w:val="0"/>
              <w:divBdr>
                <w:top w:val="none" w:sz="0" w:space="0" w:color="auto"/>
                <w:left w:val="none" w:sz="0" w:space="0" w:color="auto"/>
                <w:bottom w:val="none" w:sz="0" w:space="0" w:color="auto"/>
                <w:right w:val="none" w:sz="0" w:space="0" w:color="auto"/>
              </w:divBdr>
            </w:div>
            <w:div w:id="1255937430">
              <w:marLeft w:val="0"/>
              <w:marRight w:val="0"/>
              <w:marTop w:val="0"/>
              <w:marBottom w:val="0"/>
              <w:divBdr>
                <w:top w:val="none" w:sz="0" w:space="0" w:color="auto"/>
                <w:left w:val="none" w:sz="0" w:space="0" w:color="auto"/>
                <w:bottom w:val="none" w:sz="0" w:space="0" w:color="auto"/>
                <w:right w:val="none" w:sz="0" w:space="0" w:color="auto"/>
              </w:divBdr>
            </w:div>
            <w:div w:id="1258750186">
              <w:marLeft w:val="0"/>
              <w:marRight w:val="0"/>
              <w:marTop w:val="0"/>
              <w:marBottom w:val="0"/>
              <w:divBdr>
                <w:top w:val="none" w:sz="0" w:space="0" w:color="auto"/>
                <w:left w:val="none" w:sz="0" w:space="0" w:color="auto"/>
                <w:bottom w:val="none" w:sz="0" w:space="0" w:color="auto"/>
                <w:right w:val="none" w:sz="0" w:space="0" w:color="auto"/>
              </w:divBdr>
            </w:div>
            <w:div w:id="1268346432">
              <w:marLeft w:val="0"/>
              <w:marRight w:val="0"/>
              <w:marTop w:val="0"/>
              <w:marBottom w:val="0"/>
              <w:divBdr>
                <w:top w:val="none" w:sz="0" w:space="0" w:color="auto"/>
                <w:left w:val="none" w:sz="0" w:space="0" w:color="auto"/>
                <w:bottom w:val="none" w:sz="0" w:space="0" w:color="auto"/>
                <w:right w:val="none" w:sz="0" w:space="0" w:color="auto"/>
              </w:divBdr>
            </w:div>
            <w:div w:id="1273174466">
              <w:marLeft w:val="0"/>
              <w:marRight w:val="0"/>
              <w:marTop w:val="0"/>
              <w:marBottom w:val="0"/>
              <w:divBdr>
                <w:top w:val="none" w:sz="0" w:space="0" w:color="auto"/>
                <w:left w:val="none" w:sz="0" w:space="0" w:color="auto"/>
                <w:bottom w:val="none" w:sz="0" w:space="0" w:color="auto"/>
                <w:right w:val="none" w:sz="0" w:space="0" w:color="auto"/>
              </w:divBdr>
            </w:div>
            <w:div w:id="1276402646">
              <w:marLeft w:val="0"/>
              <w:marRight w:val="0"/>
              <w:marTop w:val="0"/>
              <w:marBottom w:val="0"/>
              <w:divBdr>
                <w:top w:val="none" w:sz="0" w:space="0" w:color="auto"/>
                <w:left w:val="none" w:sz="0" w:space="0" w:color="auto"/>
                <w:bottom w:val="none" w:sz="0" w:space="0" w:color="auto"/>
                <w:right w:val="none" w:sz="0" w:space="0" w:color="auto"/>
              </w:divBdr>
            </w:div>
            <w:div w:id="1312128957">
              <w:marLeft w:val="0"/>
              <w:marRight w:val="0"/>
              <w:marTop w:val="0"/>
              <w:marBottom w:val="0"/>
              <w:divBdr>
                <w:top w:val="none" w:sz="0" w:space="0" w:color="auto"/>
                <w:left w:val="none" w:sz="0" w:space="0" w:color="auto"/>
                <w:bottom w:val="none" w:sz="0" w:space="0" w:color="auto"/>
                <w:right w:val="none" w:sz="0" w:space="0" w:color="auto"/>
              </w:divBdr>
            </w:div>
            <w:div w:id="1342314115">
              <w:marLeft w:val="0"/>
              <w:marRight w:val="0"/>
              <w:marTop w:val="0"/>
              <w:marBottom w:val="0"/>
              <w:divBdr>
                <w:top w:val="none" w:sz="0" w:space="0" w:color="auto"/>
                <w:left w:val="none" w:sz="0" w:space="0" w:color="auto"/>
                <w:bottom w:val="none" w:sz="0" w:space="0" w:color="auto"/>
                <w:right w:val="none" w:sz="0" w:space="0" w:color="auto"/>
              </w:divBdr>
            </w:div>
            <w:div w:id="1348824013">
              <w:marLeft w:val="0"/>
              <w:marRight w:val="0"/>
              <w:marTop w:val="0"/>
              <w:marBottom w:val="0"/>
              <w:divBdr>
                <w:top w:val="none" w:sz="0" w:space="0" w:color="auto"/>
                <w:left w:val="none" w:sz="0" w:space="0" w:color="auto"/>
                <w:bottom w:val="none" w:sz="0" w:space="0" w:color="auto"/>
                <w:right w:val="none" w:sz="0" w:space="0" w:color="auto"/>
              </w:divBdr>
            </w:div>
            <w:div w:id="1349864571">
              <w:marLeft w:val="0"/>
              <w:marRight w:val="0"/>
              <w:marTop w:val="0"/>
              <w:marBottom w:val="0"/>
              <w:divBdr>
                <w:top w:val="none" w:sz="0" w:space="0" w:color="auto"/>
                <w:left w:val="none" w:sz="0" w:space="0" w:color="auto"/>
                <w:bottom w:val="none" w:sz="0" w:space="0" w:color="auto"/>
                <w:right w:val="none" w:sz="0" w:space="0" w:color="auto"/>
              </w:divBdr>
            </w:div>
            <w:div w:id="1384525833">
              <w:marLeft w:val="0"/>
              <w:marRight w:val="0"/>
              <w:marTop w:val="0"/>
              <w:marBottom w:val="0"/>
              <w:divBdr>
                <w:top w:val="none" w:sz="0" w:space="0" w:color="auto"/>
                <w:left w:val="none" w:sz="0" w:space="0" w:color="auto"/>
                <w:bottom w:val="none" w:sz="0" w:space="0" w:color="auto"/>
                <w:right w:val="none" w:sz="0" w:space="0" w:color="auto"/>
              </w:divBdr>
            </w:div>
            <w:div w:id="1399935516">
              <w:marLeft w:val="0"/>
              <w:marRight w:val="0"/>
              <w:marTop w:val="0"/>
              <w:marBottom w:val="0"/>
              <w:divBdr>
                <w:top w:val="none" w:sz="0" w:space="0" w:color="auto"/>
                <w:left w:val="none" w:sz="0" w:space="0" w:color="auto"/>
                <w:bottom w:val="none" w:sz="0" w:space="0" w:color="auto"/>
                <w:right w:val="none" w:sz="0" w:space="0" w:color="auto"/>
              </w:divBdr>
            </w:div>
            <w:div w:id="1422726369">
              <w:marLeft w:val="0"/>
              <w:marRight w:val="0"/>
              <w:marTop w:val="0"/>
              <w:marBottom w:val="0"/>
              <w:divBdr>
                <w:top w:val="none" w:sz="0" w:space="0" w:color="auto"/>
                <w:left w:val="none" w:sz="0" w:space="0" w:color="auto"/>
                <w:bottom w:val="none" w:sz="0" w:space="0" w:color="auto"/>
                <w:right w:val="none" w:sz="0" w:space="0" w:color="auto"/>
              </w:divBdr>
            </w:div>
            <w:div w:id="1423838621">
              <w:marLeft w:val="0"/>
              <w:marRight w:val="0"/>
              <w:marTop w:val="0"/>
              <w:marBottom w:val="0"/>
              <w:divBdr>
                <w:top w:val="none" w:sz="0" w:space="0" w:color="auto"/>
                <w:left w:val="none" w:sz="0" w:space="0" w:color="auto"/>
                <w:bottom w:val="none" w:sz="0" w:space="0" w:color="auto"/>
                <w:right w:val="none" w:sz="0" w:space="0" w:color="auto"/>
              </w:divBdr>
            </w:div>
            <w:div w:id="1435707992">
              <w:marLeft w:val="0"/>
              <w:marRight w:val="0"/>
              <w:marTop w:val="0"/>
              <w:marBottom w:val="0"/>
              <w:divBdr>
                <w:top w:val="none" w:sz="0" w:space="0" w:color="auto"/>
                <w:left w:val="none" w:sz="0" w:space="0" w:color="auto"/>
                <w:bottom w:val="none" w:sz="0" w:space="0" w:color="auto"/>
                <w:right w:val="none" w:sz="0" w:space="0" w:color="auto"/>
              </w:divBdr>
            </w:div>
            <w:div w:id="1444570758">
              <w:marLeft w:val="0"/>
              <w:marRight w:val="0"/>
              <w:marTop w:val="0"/>
              <w:marBottom w:val="0"/>
              <w:divBdr>
                <w:top w:val="none" w:sz="0" w:space="0" w:color="auto"/>
                <w:left w:val="none" w:sz="0" w:space="0" w:color="auto"/>
                <w:bottom w:val="none" w:sz="0" w:space="0" w:color="auto"/>
                <w:right w:val="none" w:sz="0" w:space="0" w:color="auto"/>
              </w:divBdr>
            </w:div>
            <w:div w:id="1469929525">
              <w:marLeft w:val="0"/>
              <w:marRight w:val="0"/>
              <w:marTop w:val="0"/>
              <w:marBottom w:val="0"/>
              <w:divBdr>
                <w:top w:val="none" w:sz="0" w:space="0" w:color="auto"/>
                <w:left w:val="none" w:sz="0" w:space="0" w:color="auto"/>
                <w:bottom w:val="none" w:sz="0" w:space="0" w:color="auto"/>
                <w:right w:val="none" w:sz="0" w:space="0" w:color="auto"/>
              </w:divBdr>
            </w:div>
            <w:div w:id="1477802009">
              <w:marLeft w:val="0"/>
              <w:marRight w:val="0"/>
              <w:marTop w:val="0"/>
              <w:marBottom w:val="0"/>
              <w:divBdr>
                <w:top w:val="none" w:sz="0" w:space="0" w:color="auto"/>
                <w:left w:val="none" w:sz="0" w:space="0" w:color="auto"/>
                <w:bottom w:val="none" w:sz="0" w:space="0" w:color="auto"/>
                <w:right w:val="none" w:sz="0" w:space="0" w:color="auto"/>
              </w:divBdr>
            </w:div>
            <w:div w:id="1481649391">
              <w:marLeft w:val="0"/>
              <w:marRight w:val="0"/>
              <w:marTop w:val="0"/>
              <w:marBottom w:val="0"/>
              <w:divBdr>
                <w:top w:val="none" w:sz="0" w:space="0" w:color="auto"/>
                <w:left w:val="none" w:sz="0" w:space="0" w:color="auto"/>
                <w:bottom w:val="none" w:sz="0" w:space="0" w:color="auto"/>
                <w:right w:val="none" w:sz="0" w:space="0" w:color="auto"/>
              </w:divBdr>
            </w:div>
            <w:div w:id="1497846168">
              <w:marLeft w:val="0"/>
              <w:marRight w:val="0"/>
              <w:marTop w:val="0"/>
              <w:marBottom w:val="0"/>
              <w:divBdr>
                <w:top w:val="none" w:sz="0" w:space="0" w:color="auto"/>
                <w:left w:val="none" w:sz="0" w:space="0" w:color="auto"/>
                <w:bottom w:val="none" w:sz="0" w:space="0" w:color="auto"/>
                <w:right w:val="none" w:sz="0" w:space="0" w:color="auto"/>
              </w:divBdr>
            </w:div>
            <w:div w:id="1499078470">
              <w:marLeft w:val="0"/>
              <w:marRight w:val="0"/>
              <w:marTop w:val="0"/>
              <w:marBottom w:val="0"/>
              <w:divBdr>
                <w:top w:val="none" w:sz="0" w:space="0" w:color="auto"/>
                <w:left w:val="none" w:sz="0" w:space="0" w:color="auto"/>
                <w:bottom w:val="none" w:sz="0" w:space="0" w:color="auto"/>
                <w:right w:val="none" w:sz="0" w:space="0" w:color="auto"/>
              </w:divBdr>
            </w:div>
            <w:div w:id="1500656746">
              <w:marLeft w:val="0"/>
              <w:marRight w:val="0"/>
              <w:marTop w:val="0"/>
              <w:marBottom w:val="0"/>
              <w:divBdr>
                <w:top w:val="none" w:sz="0" w:space="0" w:color="auto"/>
                <w:left w:val="none" w:sz="0" w:space="0" w:color="auto"/>
                <w:bottom w:val="none" w:sz="0" w:space="0" w:color="auto"/>
                <w:right w:val="none" w:sz="0" w:space="0" w:color="auto"/>
              </w:divBdr>
            </w:div>
            <w:div w:id="1513030207">
              <w:marLeft w:val="0"/>
              <w:marRight w:val="0"/>
              <w:marTop w:val="0"/>
              <w:marBottom w:val="0"/>
              <w:divBdr>
                <w:top w:val="none" w:sz="0" w:space="0" w:color="auto"/>
                <w:left w:val="none" w:sz="0" w:space="0" w:color="auto"/>
                <w:bottom w:val="none" w:sz="0" w:space="0" w:color="auto"/>
                <w:right w:val="none" w:sz="0" w:space="0" w:color="auto"/>
              </w:divBdr>
            </w:div>
            <w:div w:id="1540168740">
              <w:marLeft w:val="0"/>
              <w:marRight w:val="0"/>
              <w:marTop w:val="0"/>
              <w:marBottom w:val="0"/>
              <w:divBdr>
                <w:top w:val="none" w:sz="0" w:space="0" w:color="auto"/>
                <w:left w:val="none" w:sz="0" w:space="0" w:color="auto"/>
                <w:bottom w:val="none" w:sz="0" w:space="0" w:color="auto"/>
                <w:right w:val="none" w:sz="0" w:space="0" w:color="auto"/>
              </w:divBdr>
            </w:div>
            <w:div w:id="1609660433">
              <w:marLeft w:val="0"/>
              <w:marRight w:val="0"/>
              <w:marTop w:val="0"/>
              <w:marBottom w:val="0"/>
              <w:divBdr>
                <w:top w:val="none" w:sz="0" w:space="0" w:color="auto"/>
                <w:left w:val="none" w:sz="0" w:space="0" w:color="auto"/>
                <w:bottom w:val="none" w:sz="0" w:space="0" w:color="auto"/>
                <w:right w:val="none" w:sz="0" w:space="0" w:color="auto"/>
              </w:divBdr>
            </w:div>
            <w:div w:id="1611669511">
              <w:marLeft w:val="0"/>
              <w:marRight w:val="0"/>
              <w:marTop w:val="0"/>
              <w:marBottom w:val="0"/>
              <w:divBdr>
                <w:top w:val="none" w:sz="0" w:space="0" w:color="auto"/>
                <w:left w:val="none" w:sz="0" w:space="0" w:color="auto"/>
                <w:bottom w:val="none" w:sz="0" w:space="0" w:color="auto"/>
                <w:right w:val="none" w:sz="0" w:space="0" w:color="auto"/>
              </w:divBdr>
            </w:div>
            <w:div w:id="1631203923">
              <w:marLeft w:val="0"/>
              <w:marRight w:val="0"/>
              <w:marTop w:val="0"/>
              <w:marBottom w:val="0"/>
              <w:divBdr>
                <w:top w:val="none" w:sz="0" w:space="0" w:color="auto"/>
                <w:left w:val="none" w:sz="0" w:space="0" w:color="auto"/>
                <w:bottom w:val="none" w:sz="0" w:space="0" w:color="auto"/>
                <w:right w:val="none" w:sz="0" w:space="0" w:color="auto"/>
              </w:divBdr>
            </w:div>
            <w:div w:id="1636636913">
              <w:marLeft w:val="0"/>
              <w:marRight w:val="0"/>
              <w:marTop w:val="0"/>
              <w:marBottom w:val="0"/>
              <w:divBdr>
                <w:top w:val="none" w:sz="0" w:space="0" w:color="auto"/>
                <w:left w:val="none" w:sz="0" w:space="0" w:color="auto"/>
                <w:bottom w:val="none" w:sz="0" w:space="0" w:color="auto"/>
                <w:right w:val="none" w:sz="0" w:space="0" w:color="auto"/>
              </w:divBdr>
            </w:div>
            <w:div w:id="1642922585">
              <w:marLeft w:val="0"/>
              <w:marRight w:val="0"/>
              <w:marTop w:val="0"/>
              <w:marBottom w:val="0"/>
              <w:divBdr>
                <w:top w:val="none" w:sz="0" w:space="0" w:color="auto"/>
                <w:left w:val="none" w:sz="0" w:space="0" w:color="auto"/>
                <w:bottom w:val="none" w:sz="0" w:space="0" w:color="auto"/>
                <w:right w:val="none" w:sz="0" w:space="0" w:color="auto"/>
              </w:divBdr>
            </w:div>
            <w:div w:id="1647468247">
              <w:marLeft w:val="0"/>
              <w:marRight w:val="0"/>
              <w:marTop w:val="0"/>
              <w:marBottom w:val="0"/>
              <w:divBdr>
                <w:top w:val="none" w:sz="0" w:space="0" w:color="auto"/>
                <w:left w:val="none" w:sz="0" w:space="0" w:color="auto"/>
                <w:bottom w:val="none" w:sz="0" w:space="0" w:color="auto"/>
                <w:right w:val="none" w:sz="0" w:space="0" w:color="auto"/>
              </w:divBdr>
            </w:div>
            <w:div w:id="1652058949">
              <w:marLeft w:val="0"/>
              <w:marRight w:val="0"/>
              <w:marTop w:val="0"/>
              <w:marBottom w:val="0"/>
              <w:divBdr>
                <w:top w:val="none" w:sz="0" w:space="0" w:color="auto"/>
                <w:left w:val="none" w:sz="0" w:space="0" w:color="auto"/>
                <w:bottom w:val="none" w:sz="0" w:space="0" w:color="auto"/>
                <w:right w:val="none" w:sz="0" w:space="0" w:color="auto"/>
              </w:divBdr>
            </w:div>
            <w:div w:id="1653022240">
              <w:marLeft w:val="0"/>
              <w:marRight w:val="0"/>
              <w:marTop w:val="0"/>
              <w:marBottom w:val="0"/>
              <w:divBdr>
                <w:top w:val="none" w:sz="0" w:space="0" w:color="auto"/>
                <w:left w:val="none" w:sz="0" w:space="0" w:color="auto"/>
                <w:bottom w:val="none" w:sz="0" w:space="0" w:color="auto"/>
                <w:right w:val="none" w:sz="0" w:space="0" w:color="auto"/>
              </w:divBdr>
            </w:div>
            <w:div w:id="1655643602">
              <w:marLeft w:val="0"/>
              <w:marRight w:val="0"/>
              <w:marTop w:val="0"/>
              <w:marBottom w:val="0"/>
              <w:divBdr>
                <w:top w:val="none" w:sz="0" w:space="0" w:color="auto"/>
                <w:left w:val="none" w:sz="0" w:space="0" w:color="auto"/>
                <w:bottom w:val="none" w:sz="0" w:space="0" w:color="auto"/>
                <w:right w:val="none" w:sz="0" w:space="0" w:color="auto"/>
              </w:divBdr>
            </w:div>
            <w:div w:id="1659384550">
              <w:marLeft w:val="0"/>
              <w:marRight w:val="0"/>
              <w:marTop w:val="0"/>
              <w:marBottom w:val="0"/>
              <w:divBdr>
                <w:top w:val="none" w:sz="0" w:space="0" w:color="auto"/>
                <w:left w:val="none" w:sz="0" w:space="0" w:color="auto"/>
                <w:bottom w:val="none" w:sz="0" w:space="0" w:color="auto"/>
                <w:right w:val="none" w:sz="0" w:space="0" w:color="auto"/>
              </w:divBdr>
            </w:div>
            <w:div w:id="1660304985">
              <w:marLeft w:val="0"/>
              <w:marRight w:val="0"/>
              <w:marTop w:val="0"/>
              <w:marBottom w:val="0"/>
              <w:divBdr>
                <w:top w:val="none" w:sz="0" w:space="0" w:color="auto"/>
                <w:left w:val="none" w:sz="0" w:space="0" w:color="auto"/>
                <w:bottom w:val="none" w:sz="0" w:space="0" w:color="auto"/>
                <w:right w:val="none" w:sz="0" w:space="0" w:color="auto"/>
              </w:divBdr>
            </w:div>
            <w:div w:id="1663971864">
              <w:marLeft w:val="0"/>
              <w:marRight w:val="0"/>
              <w:marTop w:val="0"/>
              <w:marBottom w:val="0"/>
              <w:divBdr>
                <w:top w:val="none" w:sz="0" w:space="0" w:color="auto"/>
                <w:left w:val="none" w:sz="0" w:space="0" w:color="auto"/>
                <w:bottom w:val="none" w:sz="0" w:space="0" w:color="auto"/>
                <w:right w:val="none" w:sz="0" w:space="0" w:color="auto"/>
              </w:divBdr>
            </w:div>
            <w:div w:id="1669363730">
              <w:marLeft w:val="0"/>
              <w:marRight w:val="0"/>
              <w:marTop w:val="0"/>
              <w:marBottom w:val="0"/>
              <w:divBdr>
                <w:top w:val="none" w:sz="0" w:space="0" w:color="auto"/>
                <w:left w:val="none" w:sz="0" w:space="0" w:color="auto"/>
                <w:bottom w:val="none" w:sz="0" w:space="0" w:color="auto"/>
                <w:right w:val="none" w:sz="0" w:space="0" w:color="auto"/>
              </w:divBdr>
            </w:div>
            <w:div w:id="1671786177">
              <w:marLeft w:val="0"/>
              <w:marRight w:val="0"/>
              <w:marTop w:val="0"/>
              <w:marBottom w:val="0"/>
              <w:divBdr>
                <w:top w:val="none" w:sz="0" w:space="0" w:color="auto"/>
                <w:left w:val="none" w:sz="0" w:space="0" w:color="auto"/>
                <w:bottom w:val="none" w:sz="0" w:space="0" w:color="auto"/>
                <w:right w:val="none" w:sz="0" w:space="0" w:color="auto"/>
              </w:divBdr>
            </w:div>
            <w:div w:id="1674333385">
              <w:marLeft w:val="0"/>
              <w:marRight w:val="0"/>
              <w:marTop w:val="0"/>
              <w:marBottom w:val="0"/>
              <w:divBdr>
                <w:top w:val="none" w:sz="0" w:space="0" w:color="auto"/>
                <w:left w:val="none" w:sz="0" w:space="0" w:color="auto"/>
                <w:bottom w:val="none" w:sz="0" w:space="0" w:color="auto"/>
                <w:right w:val="none" w:sz="0" w:space="0" w:color="auto"/>
              </w:divBdr>
            </w:div>
            <w:div w:id="1675574187">
              <w:marLeft w:val="0"/>
              <w:marRight w:val="0"/>
              <w:marTop w:val="0"/>
              <w:marBottom w:val="0"/>
              <w:divBdr>
                <w:top w:val="none" w:sz="0" w:space="0" w:color="auto"/>
                <w:left w:val="none" w:sz="0" w:space="0" w:color="auto"/>
                <w:bottom w:val="none" w:sz="0" w:space="0" w:color="auto"/>
                <w:right w:val="none" w:sz="0" w:space="0" w:color="auto"/>
              </w:divBdr>
            </w:div>
            <w:div w:id="1675916648">
              <w:marLeft w:val="0"/>
              <w:marRight w:val="0"/>
              <w:marTop w:val="0"/>
              <w:marBottom w:val="0"/>
              <w:divBdr>
                <w:top w:val="none" w:sz="0" w:space="0" w:color="auto"/>
                <w:left w:val="none" w:sz="0" w:space="0" w:color="auto"/>
                <w:bottom w:val="none" w:sz="0" w:space="0" w:color="auto"/>
                <w:right w:val="none" w:sz="0" w:space="0" w:color="auto"/>
              </w:divBdr>
            </w:div>
            <w:div w:id="1682776792">
              <w:marLeft w:val="0"/>
              <w:marRight w:val="0"/>
              <w:marTop w:val="0"/>
              <w:marBottom w:val="0"/>
              <w:divBdr>
                <w:top w:val="none" w:sz="0" w:space="0" w:color="auto"/>
                <w:left w:val="none" w:sz="0" w:space="0" w:color="auto"/>
                <w:bottom w:val="none" w:sz="0" w:space="0" w:color="auto"/>
                <w:right w:val="none" w:sz="0" w:space="0" w:color="auto"/>
              </w:divBdr>
            </w:div>
            <w:div w:id="1687705158">
              <w:marLeft w:val="0"/>
              <w:marRight w:val="0"/>
              <w:marTop w:val="0"/>
              <w:marBottom w:val="0"/>
              <w:divBdr>
                <w:top w:val="none" w:sz="0" w:space="0" w:color="auto"/>
                <w:left w:val="none" w:sz="0" w:space="0" w:color="auto"/>
                <w:bottom w:val="none" w:sz="0" w:space="0" w:color="auto"/>
                <w:right w:val="none" w:sz="0" w:space="0" w:color="auto"/>
              </w:divBdr>
            </w:div>
            <w:div w:id="1688629471">
              <w:marLeft w:val="0"/>
              <w:marRight w:val="0"/>
              <w:marTop w:val="0"/>
              <w:marBottom w:val="0"/>
              <w:divBdr>
                <w:top w:val="none" w:sz="0" w:space="0" w:color="auto"/>
                <w:left w:val="none" w:sz="0" w:space="0" w:color="auto"/>
                <w:bottom w:val="none" w:sz="0" w:space="0" w:color="auto"/>
                <w:right w:val="none" w:sz="0" w:space="0" w:color="auto"/>
              </w:divBdr>
            </w:div>
            <w:div w:id="1704285511">
              <w:marLeft w:val="0"/>
              <w:marRight w:val="0"/>
              <w:marTop w:val="0"/>
              <w:marBottom w:val="0"/>
              <w:divBdr>
                <w:top w:val="none" w:sz="0" w:space="0" w:color="auto"/>
                <w:left w:val="none" w:sz="0" w:space="0" w:color="auto"/>
                <w:bottom w:val="none" w:sz="0" w:space="0" w:color="auto"/>
                <w:right w:val="none" w:sz="0" w:space="0" w:color="auto"/>
              </w:divBdr>
            </w:div>
            <w:div w:id="1708797958">
              <w:marLeft w:val="0"/>
              <w:marRight w:val="0"/>
              <w:marTop w:val="0"/>
              <w:marBottom w:val="0"/>
              <w:divBdr>
                <w:top w:val="none" w:sz="0" w:space="0" w:color="auto"/>
                <w:left w:val="none" w:sz="0" w:space="0" w:color="auto"/>
                <w:bottom w:val="none" w:sz="0" w:space="0" w:color="auto"/>
                <w:right w:val="none" w:sz="0" w:space="0" w:color="auto"/>
              </w:divBdr>
            </w:div>
            <w:div w:id="1716008648">
              <w:marLeft w:val="0"/>
              <w:marRight w:val="0"/>
              <w:marTop w:val="0"/>
              <w:marBottom w:val="0"/>
              <w:divBdr>
                <w:top w:val="none" w:sz="0" w:space="0" w:color="auto"/>
                <w:left w:val="none" w:sz="0" w:space="0" w:color="auto"/>
                <w:bottom w:val="none" w:sz="0" w:space="0" w:color="auto"/>
                <w:right w:val="none" w:sz="0" w:space="0" w:color="auto"/>
              </w:divBdr>
            </w:div>
            <w:div w:id="1738479000">
              <w:marLeft w:val="0"/>
              <w:marRight w:val="0"/>
              <w:marTop w:val="0"/>
              <w:marBottom w:val="0"/>
              <w:divBdr>
                <w:top w:val="none" w:sz="0" w:space="0" w:color="auto"/>
                <w:left w:val="none" w:sz="0" w:space="0" w:color="auto"/>
                <w:bottom w:val="none" w:sz="0" w:space="0" w:color="auto"/>
                <w:right w:val="none" w:sz="0" w:space="0" w:color="auto"/>
              </w:divBdr>
            </w:div>
            <w:div w:id="1743718228">
              <w:marLeft w:val="0"/>
              <w:marRight w:val="0"/>
              <w:marTop w:val="0"/>
              <w:marBottom w:val="0"/>
              <w:divBdr>
                <w:top w:val="none" w:sz="0" w:space="0" w:color="auto"/>
                <w:left w:val="none" w:sz="0" w:space="0" w:color="auto"/>
                <w:bottom w:val="none" w:sz="0" w:space="0" w:color="auto"/>
                <w:right w:val="none" w:sz="0" w:space="0" w:color="auto"/>
              </w:divBdr>
            </w:div>
            <w:div w:id="1766225377">
              <w:marLeft w:val="0"/>
              <w:marRight w:val="0"/>
              <w:marTop w:val="0"/>
              <w:marBottom w:val="0"/>
              <w:divBdr>
                <w:top w:val="none" w:sz="0" w:space="0" w:color="auto"/>
                <w:left w:val="none" w:sz="0" w:space="0" w:color="auto"/>
                <w:bottom w:val="none" w:sz="0" w:space="0" w:color="auto"/>
                <w:right w:val="none" w:sz="0" w:space="0" w:color="auto"/>
              </w:divBdr>
            </w:div>
            <w:div w:id="1774395598">
              <w:marLeft w:val="0"/>
              <w:marRight w:val="0"/>
              <w:marTop w:val="0"/>
              <w:marBottom w:val="0"/>
              <w:divBdr>
                <w:top w:val="none" w:sz="0" w:space="0" w:color="auto"/>
                <w:left w:val="none" w:sz="0" w:space="0" w:color="auto"/>
                <w:bottom w:val="none" w:sz="0" w:space="0" w:color="auto"/>
                <w:right w:val="none" w:sz="0" w:space="0" w:color="auto"/>
              </w:divBdr>
            </w:div>
            <w:div w:id="1787113740">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1805000392">
              <w:marLeft w:val="0"/>
              <w:marRight w:val="0"/>
              <w:marTop w:val="0"/>
              <w:marBottom w:val="0"/>
              <w:divBdr>
                <w:top w:val="none" w:sz="0" w:space="0" w:color="auto"/>
                <w:left w:val="none" w:sz="0" w:space="0" w:color="auto"/>
                <w:bottom w:val="none" w:sz="0" w:space="0" w:color="auto"/>
                <w:right w:val="none" w:sz="0" w:space="0" w:color="auto"/>
              </w:divBdr>
            </w:div>
            <w:div w:id="1811824591">
              <w:marLeft w:val="0"/>
              <w:marRight w:val="0"/>
              <w:marTop w:val="0"/>
              <w:marBottom w:val="0"/>
              <w:divBdr>
                <w:top w:val="none" w:sz="0" w:space="0" w:color="auto"/>
                <w:left w:val="none" w:sz="0" w:space="0" w:color="auto"/>
                <w:bottom w:val="none" w:sz="0" w:space="0" w:color="auto"/>
                <w:right w:val="none" w:sz="0" w:space="0" w:color="auto"/>
              </w:divBdr>
            </w:div>
            <w:div w:id="1819683361">
              <w:marLeft w:val="0"/>
              <w:marRight w:val="0"/>
              <w:marTop w:val="0"/>
              <w:marBottom w:val="0"/>
              <w:divBdr>
                <w:top w:val="none" w:sz="0" w:space="0" w:color="auto"/>
                <w:left w:val="none" w:sz="0" w:space="0" w:color="auto"/>
                <w:bottom w:val="none" w:sz="0" w:space="0" w:color="auto"/>
                <w:right w:val="none" w:sz="0" w:space="0" w:color="auto"/>
              </w:divBdr>
            </w:div>
            <w:div w:id="1826895030">
              <w:marLeft w:val="0"/>
              <w:marRight w:val="0"/>
              <w:marTop w:val="0"/>
              <w:marBottom w:val="0"/>
              <w:divBdr>
                <w:top w:val="none" w:sz="0" w:space="0" w:color="auto"/>
                <w:left w:val="none" w:sz="0" w:space="0" w:color="auto"/>
                <w:bottom w:val="none" w:sz="0" w:space="0" w:color="auto"/>
                <w:right w:val="none" w:sz="0" w:space="0" w:color="auto"/>
              </w:divBdr>
            </w:div>
            <w:div w:id="1836803393">
              <w:marLeft w:val="0"/>
              <w:marRight w:val="0"/>
              <w:marTop w:val="0"/>
              <w:marBottom w:val="0"/>
              <w:divBdr>
                <w:top w:val="none" w:sz="0" w:space="0" w:color="auto"/>
                <w:left w:val="none" w:sz="0" w:space="0" w:color="auto"/>
                <w:bottom w:val="none" w:sz="0" w:space="0" w:color="auto"/>
                <w:right w:val="none" w:sz="0" w:space="0" w:color="auto"/>
              </w:divBdr>
            </w:div>
            <w:div w:id="1839808848">
              <w:marLeft w:val="0"/>
              <w:marRight w:val="0"/>
              <w:marTop w:val="0"/>
              <w:marBottom w:val="0"/>
              <w:divBdr>
                <w:top w:val="none" w:sz="0" w:space="0" w:color="auto"/>
                <w:left w:val="none" w:sz="0" w:space="0" w:color="auto"/>
                <w:bottom w:val="none" w:sz="0" w:space="0" w:color="auto"/>
                <w:right w:val="none" w:sz="0" w:space="0" w:color="auto"/>
              </w:divBdr>
            </w:div>
            <w:div w:id="1847935695">
              <w:marLeft w:val="0"/>
              <w:marRight w:val="0"/>
              <w:marTop w:val="0"/>
              <w:marBottom w:val="0"/>
              <w:divBdr>
                <w:top w:val="none" w:sz="0" w:space="0" w:color="auto"/>
                <w:left w:val="none" w:sz="0" w:space="0" w:color="auto"/>
                <w:bottom w:val="none" w:sz="0" w:space="0" w:color="auto"/>
                <w:right w:val="none" w:sz="0" w:space="0" w:color="auto"/>
              </w:divBdr>
            </w:div>
            <w:div w:id="1849056823">
              <w:marLeft w:val="0"/>
              <w:marRight w:val="0"/>
              <w:marTop w:val="0"/>
              <w:marBottom w:val="0"/>
              <w:divBdr>
                <w:top w:val="none" w:sz="0" w:space="0" w:color="auto"/>
                <w:left w:val="none" w:sz="0" w:space="0" w:color="auto"/>
                <w:bottom w:val="none" w:sz="0" w:space="0" w:color="auto"/>
                <w:right w:val="none" w:sz="0" w:space="0" w:color="auto"/>
              </w:divBdr>
            </w:div>
            <w:div w:id="1859197699">
              <w:marLeft w:val="0"/>
              <w:marRight w:val="0"/>
              <w:marTop w:val="0"/>
              <w:marBottom w:val="0"/>
              <w:divBdr>
                <w:top w:val="none" w:sz="0" w:space="0" w:color="auto"/>
                <w:left w:val="none" w:sz="0" w:space="0" w:color="auto"/>
                <w:bottom w:val="none" w:sz="0" w:space="0" w:color="auto"/>
                <w:right w:val="none" w:sz="0" w:space="0" w:color="auto"/>
              </w:divBdr>
            </w:div>
            <w:div w:id="1874338444">
              <w:marLeft w:val="0"/>
              <w:marRight w:val="0"/>
              <w:marTop w:val="0"/>
              <w:marBottom w:val="0"/>
              <w:divBdr>
                <w:top w:val="none" w:sz="0" w:space="0" w:color="auto"/>
                <w:left w:val="none" w:sz="0" w:space="0" w:color="auto"/>
                <w:bottom w:val="none" w:sz="0" w:space="0" w:color="auto"/>
                <w:right w:val="none" w:sz="0" w:space="0" w:color="auto"/>
              </w:divBdr>
            </w:div>
            <w:div w:id="1893609884">
              <w:marLeft w:val="0"/>
              <w:marRight w:val="0"/>
              <w:marTop w:val="0"/>
              <w:marBottom w:val="0"/>
              <w:divBdr>
                <w:top w:val="none" w:sz="0" w:space="0" w:color="auto"/>
                <w:left w:val="none" w:sz="0" w:space="0" w:color="auto"/>
                <w:bottom w:val="none" w:sz="0" w:space="0" w:color="auto"/>
                <w:right w:val="none" w:sz="0" w:space="0" w:color="auto"/>
              </w:divBdr>
            </w:div>
            <w:div w:id="1905292415">
              <w:marLeft w:val="0"/>
              <w:marRight w:val="0"/>
              <w:marTop w:val="0"/>
              <w:marBottom w:val="0"/>
              <w:divBdr>
                <w:top w:val="none" w:sz="0" w:space="0" w:color="auto"/>
                <w:left w:val="none" w:sz="0" w:space="0" w:color="auto"/>
                <w:bottom w:val="none" w:sz="0" w:space="0" w:color="auto"/>
                <w:right w:val="none" w:sz="0" w:space="0" w:color="auto"/>
              </w:divBdr>
            </w:div>
            <w:div w:id="1910113889">
              <w:marLeft w:val="0"/>
              <w:marRight w:val="0"/>
              <w:marTop w:val="0"/>
              <w:marBottom w:val="0"/>
              <w:divBdr>
                <w:top w:val="none" w:sz="0" w:space="0" w:color="auto"/>
                <w:left w:val="none" w:sz="0" w:space="0" w:color="auto"/>
                <w:bottom w:val="none" w:sz="0" w:space="0" w:color="auto"/>
                <w:right w:val="none" w:sz="0" w:space="0" w:color="auto"/>
              </w:divBdr>
            </w:div>
            <w:div w:id="1920939278">
              <w:marLeft w:val="0"/>
              <w:marRight w:val="0"/>
              <w:marTop w:val="0"/>
              <w:marBottom w:val="0"/>
              <w:divBdr>
                <w:top w:val="none" w:sz="0" w:space="0" w:color="auto"/>
                <w:left w:val="none" w:sz="0" w:space="0" w:color="auto"/>
                <w:bottom w:val="none" w:sz="0" w:space="0" w:color="auto"/>
                <w:right w:val="none" w:sz="0" w:space="0" w:color="auto"/>
              </w:divBdr>
            </w:div>
            <w:div w:id="1928297913">
              <w:marLeft w:val="0"/>
              <w:marRight w:val="0"/>
              <w:marTop w:val="0"/>
              <w:marBottom w:val="0"/>
              <w:divBdr>
                <w:top w:val="none" w:sz="0" w:space="0" w:color="auto"/>
                <w:left w:val="none" w:sz="0" w:space="0" w:color="auto"/>
                <w:bottom w:val="none" w:sz="0" w:space="0" w:color="auto"/>
                <w:right w:val="none" w:sz="0" w:space="0" w:color="auto"/>
              </w:divBdr>
            </w:div>
            <w:div w:id="1940481001">
              <w:marLeft w:val="0"/>
              <w:marRight w:val="0"/>
              <w:marTop w:val="0"/>
              <w:marBottom w:val="0"/>
              <w:divBdr>
                <w:top w:val="none" w:sz="0" w:space="0" w:color="auto"/>
                <w:left w:val="none" w:sz="0" w:space="0" w:color="auto"/>
                <w:bottom w:val="none" w:sz="0" w:space="0" w:color="auto"/>
                <w:right w:val="none" w:sz="0" w:space="0" w:color="auto"/>
              </w:divBdr>
            </w:div>
            <w:div w:id="1955093127">
              <w:marLeft w:val="0"/>
              <w:marRight w:val="0"/>
              <w:marTop w:val="0"/>
              <w:marBottom w:val="0"/>
              <w:divBdr>
                <w:top w:val="none" w:sz="0" w:space="0" w:color="auto"/>
                <w:left w:val="none" w:sz="0" w:space="0" w:color="auto"/>
                <w:bottom w:val="none" w:sz="0" w:space="0" w:color="auto"/>
                <w:right w:val="none" w:sz="0" w:space="0" w:color="auto"/>
              </w:divBdr>
            </w:div>
            <w:div w:id="1957641520">
              <w:marLeft w:val="0"/>
              <w:marRight w:val="0"/>
              <w:marTop w:val="0"/>
              <w:marBottom w:val="0"/>
              <w:divBdr>
                <w:top w:val="none" w:sz="0" w:space="0" w:color="auto"/>
                <w:left w:val="none" w:sz="0" w:space="0" w:color="auto"/>
                <w:bottom w:val="none" w:sz="0" w:space="0" w:color="auto"/>
                <w:right w:val="none" w:sz="0" w:space="0" w:color="auto"/>
              </w:divBdr>
            </w:div>
            <w:div w:id="1973094175">
              <w:marLeft w:val="0"/>
              <w:marRight w:val="0"/>
              <w:marTop w:val="0"/>
              <w:marBottom w:val="0"/>
              <w:divBdr>
                <w:top w:val="none" w:sz="0" w:space="0" w:color="auto"/>
                <w:left w:val="none" w:sz="0" w:space="0" w:color="auto"/>
                <w:bottom w:val="none" w:sz="0" w:space="0" w:color="auto"/>
                <w:right w:val="none" w:sz="0" w:space="0" w:color="auto"/>
              </w:divBdr>
            </w:div>
            <w:div w:id="1988433832">
              <w:marLeft w:val="0"/>
              <w:marRight w:val="0"/>
              <w:marTop w:val="0"/>
              <w:marBottom w:val="0"/>
              <w:divBdr>
                <w:top w:val="none" w:sz="0" w:space="0" w:color="auto"/>
                <w:left w:val="none" w:sz="0" w:space="0" w:color="auto"/>
                <w:bottom w:val="none" w:sz="0" w:space="0" w:color="auto"/>
                <w:right w:val="none" w:sz="0" w:space="0" w:color="auto"/>
              </w:divBdr>
            </w:div>
            <w:div w:id="2020036130">
              <w:marLeft w:val="0"/>
              <w:marRight w:val="0"/>
              <w:marTop w:val="0"/>
              <w:marBottom w:val="0"/>
              <w:divBdr>
                <w:top w:val="none" w:sz="0" w:space="0" w:color="auto"/>
                <w:left w:val="none" w:sz="0" w:space="0" w:color="auto"/>
                <w:bottom w:val="none" w:sz="0" w:space="0" w:color="auto"/>
                <w:right w:val="none" w:sz="0" w:space="0" w:color="auto"/>
              </w:divBdr>
            </w:div>
            <w:div w:id="2024550528">
              <w:marLeft w:val="0"/>
              <w:marRight w:val="0"/>
              <w:marTop w:val="0"/>
              <w:marBottom w:val="0"/>
              <w:divBdr>
                <w:top w:val="none" w:sz="0" w:space="0" w:color="auto"/>
                <w:left w:val="none" w:sz="0" w:space="0" w:color="auto"/>
                <w:bottom w:val="none" w:sz="0" w:space="0" w:color="auto"/>
                <w:right w:val="none" w:sz="0" w:space="0" w:color="auto"/>
              </w:divBdr>
            </w:div>
            <w:div w:id="2032031428">
              <w:marLeft w:val="0"/>
              <w:marRight w:val="0"/>
              <w:marTop w:val="0"/>
              <w:marBottom w:val="0"/>
              <w:divBdr>
                <w:top w:val="none" w:sz="0" w:space="0" w:color="auto"/>
                <w:left w:val="none" w:sz="0" w:space="0" w:color="auto"/>
                <w:bottom w:val="none" w:sz="0" w:space="0" w:color="auto"/>
                <w:right w:val="none" w:sz="0" w:space="0" w:color="auto"/>
              </w:divBdr>
            </w:div>
            <w:div w:id="2034456479">
              <w:marLeft w:val="0"/>
              <w:marRight w:val="0"/>
              <w:marTop w:val="0"/>
              <w:marBottom w:val="0"/>
              <w:divBdr>
                <w:top w:val="none" w:sz="0" w:space="0" w:color="auto"/>
                <w:left w:val="none" w:sz="0" w:space="0" w:color="auto"/>
                <w:bottom w:val="none" w:sz="0" w:space="0" w:color="auto"/>
                <w:right w:val="none" w:sz="0" w:space="0" w:color="auto"/>
              </w:divBdr>
            </w:div>
            <w:div w:id="2034457070">
              <w:marLeft w:val="0"/>
              <w:marRight w:val="0"/>
              <w:marTop w:val="0"/>
              <w:marBottom w:val="0"/>
              <w:divBdr>
                <w:top w:val="none" w:sz="0" w:space="0" w:color="auto"/>
                <w:left w:val="none" w:sz="0" w:space="0" w:color="auto"/>
                <w:bottom w:val="none" w:sz="0" w:space="0" w:color="auto"/>
                <w:right w:val="none" w:sz="0" w:space="0" w:color="auto"/>
              </w:divBdr>
            </w:div>
            <w:div w:id="2041734026">
              <w:marLeft w:val="0"/>
              <w:marRight w:val="0"/>
              <w:marTop w:val="0"/>
              <w:marBottom w:val="0"/>
              <w:divBdr>
                <w:top w:val="none" w:sz="0" w:space="0" w:color="auto"/>
                <w:left w:val="none" w:sz="0" w:space="0" w:color="auto"/>
                <w:bottom w:val="none" w:sz="0" w:space="0" w:color="auto"/>
                <w:right w:val="none" w:sz="0" w:space="0" w:color="auto"/>
              </w:divBdr>
            </w:div>
            <w:div w:id="2045211471">
              <w:marLeft w:val="0"/>
              <w:marRight w:val="0"/>
              <w:marTop w:val="0"/>
              <w:marBottom w:val="0"/>
              <w:divBdr>
                <w:top w:val="none" w:sz="0" w:space="0" w:color="auto"/>
                <w:left w:val="none" w:sz="0" w:space="0" w:color="auto"/>
                <w:bottom w:val="none" w:sz="0" w:space="0" w:color="auto"/>
                <w:right w:val="none" w:sz="0" w:space="0" w:color="auto"/>
              </w:divBdr>
            </w:div>
            <w:div w:id="2046127008">
              <w:marLeft w:val="0"/>
              <w:marRight w:val="0"/>
              <w:marTop w:val="0"/>
              <w:marBottom w:val="0"/>
              <w:divBdr>
                <w:top w:val="none" w:sz="0" w:space="0" w:color="auto"/>
                <w:left w:val="none" w:sz="0" w:space="0" w:color="auto"/>
                <w:bottom w:val="none" w:sz="0" w:space="0" w:color="auto"/>
                <w:right w:val="none" w:sz="0" w:space="0" w:color="auto"/>
              </w:divBdr>
            </w:div>
            <w:div w:id="2059888949">
              <w:marLeft w:val="0"/>
              <w:marRight w:val="0"/>
              <w:marTop w:val="0"/>
              <w:marBottom w:val="0"/>
              <w:divBdr>
                <w:top w:val="none" w:sz="0" w:space="0" w:color="auto"/>
                <w:left w:val="none" w:sz="0" w:space="0" w:color="auto"/>
                <w:bottom w:val="none" w:sz="0" w:space="0" w:color="auto"/>
                <w:right w:val="none" w:sz="0" w:space="0" w:color="auto"/>
              </w:divBdr>
            </w:div>
            <w:div w:id="2070033871">
              <w:marLeft w:val="0"/>
              <w:marRight w:val="0"/>
              <w:marTop w:val="0"/>
              <w:marBottom w:val="0"/>
              <w:divBdr>
                <w:top w:val="none" w:sz="0" w:space="0" w:color="auto"/>
                <w:left w:val="none" w:sz="0" w:space="0" w:color="auto"/>
                <w:bottom w:val="none" w:sz="0" w:space="0" w:color="auto"/>
                <w:right w:val="none" w:sz="0" w:space="0" w:color="auto"/>
              </w:divBdr>
            </w:div>
            <w:div w:id="2072387528">
              <w:marLeft w:val="0"/>
              <w:marRight w:val="0"/>
              <w:marTop w:val="0"/>
              <w:marBottom w:val="0"/>
              <w:divBdr>
                <w:top w:val="none" w:sz="0" w:space="0" w:color="auto"/>
                <w:left w:val="none" w:sz="0" w:space="0" w:color="auto"/>
                <w:bottom w:val="none" w:sz="0" w:space="0" w:color="auto"/>
                <w:right w:val="none" w:sz="0" w:space="0" w:color="auto"/>
              </w:divBdr>
            </w:div>
            <w:div w:id="2076078075">
              <w:marLeft w:val="0"/>
              <w:marRight w:val="0"/>
              <w:marTop w:val="0"/>
              <w:marBottom w:val="0"/>
              <w:divBdr>
                <w:top w:val="none" w:sz="0" w:space="0" w:color="auto"/>
                <w:left w:val="none" w:sz="0" w:space="0" w:color="auto"/>
                <w:bottom w:val="none" w:sz="0" w:space="0" w:color="auto"/>
                <w:right w:val="none" w:sz="0" w:space="0" w:color="auto"/>
              </w:divBdr>
            </w:div>
            <w:div w:id="2093503513">
              <w:marLeft w:val="0"/>
              <w:marRight w:val="0"/>
              <w:marTop w:val="0"/>
              <w:marBottom w:val="0"/>
              <w:divBdr>
                <w:top w:val="none" w:sz="0" w:space="0" w:color="auto"/>
                <w:left w:val="none" w:sz="0" w:space="0" w:color="auto"/>
                <w:bottom w:val="none" w:sz="0" w:space="0" w:color="auto"/>
                <w:right w:val="none" w:sz="0" w:space="0" w:color="auto"/>
              </w:divBdr>
            </w:div>
            <w:div w:id="2096435968">
              <w:marLeft w:val="0"/>
              <w:marRight w:val="0"/>
              <w:marTop w:val="0"/>
              <w:marBottom w:val="0"/>
              <w:divBdr>
                <w:top w:val="none" w:sz="0" w:space="0" w:color="auto"/>
                <w:left w:val="none" w:sz="0" w:space="0" w:color="auto"/>
                <w:bottom w:val="none" w:sz="0" w:space="0" w:color="auto"/>
                <w:right w:val="none" w:sz="0" w:space="0" w:color="auto"/>
              </w:divBdr>
            </w:div>
            <w:div w:id="2105032102">
              <w:marLeft w:val="0"/>
              <w:marRight w:val="0"/>
              <w:marTop w:val="0"/>
              <w:marBottom w:val="0"/>
              <w:divBdr>
                <w:top w:val="none" w:sz="0" w:space="0" w:color="auto"/>
                <w:left w:val="none" w:sz="0" w:space="0" w:color="auto"/>
                <w:bottom w:val="none" w:sz="0" w:space="0" w:color="auto"/>
                <w:right w:val="none" w:sz="0" w:space="0" w:color="auto"/>
              </w:divBdr>
            </w:div>
            <w:div w:id="2140033381">
              <w:marLeft w:val="0"/>
              <w:marRight w:val="0"/>
              <w:marTop w:val="0"/>
              <w:marBottom w:val="0"/>
              <w:divBdr>
                <w:top w:val="none" w:sz="0" w:space="0" w:color="auto"/>
                <w:left w:val="none" w:sz="0" w:space="0" w:color="auto"/>
                <w:bottom w:val="none" w:sz="0" w:space="0" w:color="auto"/>
                <w:right w:val="none" w:sz="0" w:space="0" w:color="auto"/>
              </w:divBdr>
            </w:div>
            <w:div w:id="2145152921">
              <w:marLeft w:val="0"/>
              <w:marRight w:val="0"/>
              <w:marTop w:val="0"/>
              <w:marBottom w:val="0"/>
              <w:divBdr>
                <w:top w:val="none" w:sz="0" w:space="0" w:color="auto"/>
                <w:left w:val="none" w:sz="0" w:space="0" w:color="auto"/>
                <w:bottom w:val="none" w:sz="0" w:space="0" w:color="auto"/>
                <w:right w:val="none" w:sz="0" w:space="0" w:color="auto"/>
              </w:divBdr>
            </w:div>
            <w:div w:id="21465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6113">
      <w:bodyDiv w:val="1"/>
      <w:marLeft w:val="0"/>
      <w:marRight w:val="0"/>
      <w:marTop w:val="0"/>
      <w:marBottom w:val="0"/>
      <w:divBdr>
        <w:top w:val="none" w:sz="0" w:space="0" w:color="auto"/>
        <w:left w:val="none" w:sz="0" w:space="0" w:color="auto"/>
        <w:bottom w:val="none" w:sz="0" w:space="0" w:color="auto"/>
        <w:right w:val="none" w:sz="0" w:space="0" w:color="auto"/>
      </w:divBdr>
    </w:div>
    <w:div w:id="1279603496">
      <w:bodyDiv w:val="1"/>
      <w:marLeft w:val="0"/>
      <w:marRight w:val="0"/>
      <w:marTop w:val="0"/>
      <w:marBottom w:val="0"/>
      <w:divBdr>
        <w:top w:val="none" w:sz="0" w:space="0" w:color="auto"/>
        <w:left w:val="none" w:sz="0" w:space="0" w:color="auto"/>
        <w:bottom w:val="none" w:sz="0" w:space="0" w:color="auto"/>
        <w:right w:val="none" w:sz="0" w:space="0" w:color="auto"/>
      </w:divBdr>
    </w:div>
    <w:div w:id="1823697814">
      <w:bodyDiv w:val="1"/>
      <w:marLeft w:val="0"/>
      <w:marRight w:val="0"/>
      <w:marTop w:val="0"/>
      <w:marBottom w:val="0"/>
      <w:divBdr>
        <w:top w:val="none" w:sz="0" w:space="0" w:color="auto"/>
        <w:left w:val="none" w:sz="0" w:space="0" w:color="auto"/>
        <w:bottom w:val="none" w:sz="0" w:space="0" w:color="auto"/>
        <w:right w:val="none" w:sz="0" w:space="0" w:color="auto"/>
      </w:divBdr>
      <w:divsChild>
        <w:div w:id="72046467">
          <w:marLeft w:val="0"/>
          <w:marRight w:val="0"/>
          <w:marTop w:val="0"/>
          <w:marBottom w:val="0"/>
          <w:divBdr>
            <w:top w:val="none" w:sz="0" w:space="0" w:color="auto"/>
            <w:left w:val="none" w:sz="0" w:space="0" w:color="auto"/>
            <w:bottom w:val="none" w:sz="0" w:space="0" w:color="auto"/>
            <w:right w:val="none" w:sz="0" w:space="0" w:color="auto"/>
          </w:divBdr>
          <w:divsChild>
            <w:div w:id="22558405">
              <w:marLeft w:val="0"/>
              <w:marRight w:val="0"/>
              <w:marTop w:val="0"/>
              <w:marBottom w:val="0"/>
              <w:divBdr>
                <w:top w:val="none" w:sz="0" w:space="0" w:color="auto"/>
                <w:left w:val="none" w:sz="0" w:space="0" w:color="auto"/>
                <w:bottom w:val="none" w:sz="0" w:space="0" w:color="auto"/>
                <w:right w:val="none" w:sz="0" w:space="0" w:color="auto"/>
              </w:divBdr>
            </w:div>
            <w:div w:id="32341830">
              <w:marLeft w:val="0"/>
              <w:marRight w:val="0"/>
              <w:marTop w:val="0"/>
              <w:marBottom w:val="0"/>
              <w:divBdr>
                <w:top w:val="none" w:sz="0" w:space="0" w:color="auto"/>
                <w:left w:val="none" w:sz="0" w:space="0" w:color="auto"/>
                <w:bottom w:val="none" w:sz="0" w:space="0" w:color="auto"/>
                <w:right w:val="none" w:sz="0" w:space="0" w:color="auto"/>
              </w:divBdr>
            </w:div>
            <w:div w:id="37361118">
              <w:marLeft w:val="0"/>
              <w:marRight w:val="0"/>
              <w:marTop w:val="0"/>
              <w:marBottom w:val="0"/>
              <w:divBdr>
                <w:top w:val="none" w:sz="0" w:space="0" w:color="auto"/>
                <w:left w:val="none" w:sz="0" w:space="0" w:color="auto"/>
                <w:bottom w:val="none" w:sz="0" w:space="0" w:color="auto"/>
                <w:right w:val="none" w:sz="0" w:space="0" w:color="auto"/>
              </w:divBdr>
            </w:div>
            <w:div w:id="45878069">
              <w:marLeft w:val="0"/>
              <w:marRight w:val="0"/>
              <w:marTop w:val="0"/>
              <w:marBottom w:val="0"/>
              <w:divBdr>
                <w:top w:val="none" w:sz="0" w:space="0" w:color="auto"/>
                <w:left w:val="none" w:sz="0" w:space="0" w:color="auto"/>
                <w:bottom w:val="none" w:sz="0" w:space="0" w:color="auto"/>
                <w:right w:val="none" w:sz="0" w:space="0" w:color="auto"/>
              </w:divBdr>
            </w:div>
            <w:div w:id="58528233">
              <w:marLeft w:val="0"/>
              <w:marRight w:val="0"/>
              <w:marTop w:val="0"/>
              <w:marBottom w:val="0"/>
              <w:divBdr>
                <w:top w:val="none" w:sz="0" w:space="0" w:color="auto"/>
                <w:left w:val="none" w:sz="0" w:space="0" w:color="auto"/>
                <w:bottom w:val="none" w:sz="0" w:space="0" w:color="auto"/>
                <w:right w:val="none" w:sz="0" w:space="0" w:color="auto"/>
              </w:divBdr>
            </w:div>
            <w:div w:id="87429085">
              <w:marLeft w:val="0"/>
              <w:marRight w:val="0"/>
              <w:marTop w:val="0"/>
              <w:marBottom w:val="0"/>
              <w:divBdr>
                <w:top w:val="none" w:sz="0" w:space="0" w:color="auto"/>
                <w:left w:val="none" w:sz="0" w:space="0" w:color="auto"/>
                <w:bottom w:val="none" w:sz="0" w:space="0" w:color="auto"/>
                <w:right w:val="none" w:sz="0" w:space="0" w:color="auto"/>
              </w:divBdr>
            </w:div>
            <w:div w:id="90593517">
              <w:marLeft w:val="0"/>
              <w:marRight w:val="0"/>
              <w:marTop w:val="0"/>
              <w:marBottom w:val="0"/>
              <w:divBdr>
                <w:top w:val="none" w:sz="0" w:space="0" w:color="auto"/>
                <w:left w:val="none" w:sz="0" w:space="0" w:color="auto"/>
                <w:bottom w:val="none" w:sz="0" w:space="0" w:color="auto"/>
                <w:right w:val="none" w:sz="0" w:space="0" w:color="auto"/>
              </w:divBdr>
            </w:div>
            <w:div w:id="94178989">
              <w:marLeft w:val="0"/>
              <w:marRight w:val="0"/>
              <w:marTop w:val="0"/>
              <w:marBottom w:val="0"/>
              <w:divBdr>
                <w:top w:val="none" w:sz="0" w:space="0" w:color="auto"/>
                <w:left w:val="none" w:sz="0" w:space="0" w:color="auto"/>
                <w:bottom w:val="none" w:sz="0" w:space="0" w:color="auto"/>
                <w:right w:val="none" w:sz="0" w:space="0" w:color="auto"/>
              </w:divBdr>
            </w:div>
            <w:div w:id="117768730">
              <w:marLeft w:val="0"/>
              <w:marRight w:val="0"/>
              <w:marTop w:val="0"/>
              <w:marBottom w:val="0"/>
              <w:divBdr>
                <w:top w:val="none" w:sz="0" w:space="0" w:color="auto"/>
                <w:left w:val="none" w:sz="0" w:space="0" w:color="auto"/>
                <w:bottom w:val="none" w:sz="0" w:space="0" w:color="auto"/>
                <w:right w:val="none" w:sz="0" w:space="0" w:color="auto"/>
              </w:divBdr>
            </w:div>
            <w:div w:id="119424782">
              <w:marLeft w:val="0"/>
              <w:marRight w:val="0"/>
              <w:marTop w:val="0"/>
              <w:marBottom w:val="0"/>
              <w:divBdr>
                <w:top w:val="none" w:sz="0" w:space="0" w:color="auto"/>
                <w:left w:val="none" w:sz="0" w:space="0" w:color="auto"/>
                <w:bottom w:val="none" w:sz="0" w:space="0" w:color="auto"/>
                <w:right w:val="none" w:sz="0" w:space="0" w:color="auto"/>
              </w:divBdr>
            </w:div>
            <w:div w:id="130832314">
              <w:marLeft w:val="0"/>
              <w:marRight w:val="0"/>
              <w:marTop w:val="0"/>
              <w:marBottom w:val="0"/>
              <w:divBdr>
                <w:top w:val="none" w:sz="0" w:space="0" w:color="auto"/>
                <w:left w:val="none" w:sz="0" w:space="0" w:color="auto"/>
                <w:bottom w:val="none" w:sz="0" w:space="0" w:color="auto"/>
                <w:right w:val="none" w:sz="0" w:space="0" w:color="auto"/>
              </w:divBdr>
            </w:div>
            <w:div w:id="132217046">
              <w:marLeft w:val="0"/>
              <w:marRight w:val="0"/>
              <w:marTop w:val="0"/>
              <w:marBottom w:val="0"/>
              <w:divBdr>
                <w:top w:val="none" w:sz="0" w:space="0" w:color="auto"/>
                <w:left w:val="none" w:sz="0" w:space="0" w:color="auto"/>
                <w:bottom w:val="none" w:sz="0" w:space="0" w:color="auto"/>
                <w:right w:val="none" w:sz="0" w:space="0" w:color="auto"/>
              </w:divBdr>
            </w:div>
            <w:div w:id="135491308">
              <w:marLeft w:val="0"/>
              <w:marRight w:val="0"/>
              <w:marTop w:val="0"/>
              <w:marBottom w:val="0"/>
              <w:divBdr>
                <w:top w:val="none" w:sz="0" w:space="0" w:color="auto"/>
                <w:left w:val="none" w:sz="0" w:space="0" w:color="auto"/>
                <w:bottom w:val="none" w:sz="0" w:space="0" w:color="auto"/>
                <w:right w:val="none" w:sz="0" w:space="0" w:color="auto"/>
              </w:divBdr>
            </w:div>
            <w:div w:id="136335790">
              <w:marLeft w:val="0"/>
              <w:marRight w:val="0"/>
              <w:marTop w:val="0"/>
              <w:marBottom w:val="0"/>
              <w:divBdr>
                <w:top w:val="none" w:sz="0" w:space="0" w:color="auto"/>
                <w:left w:val="none" w:sz="0" w:space="0" w:color="auto"/>
                <w:bottom w:val="none" w:sz="0" w:space="0" w:color="auto"/>
                <w:right w:val="none" w:sz="0" w:space="0" w:color="auto"/>
              </w:divBdr>
            </w:div>
            <w:div w:id="145439023">
              <w:marLeft w:val="0"/>
              <w:marRight w:val="0"/>
              <w:marTop w:val="0"/>
              <w:marBottom w:val="0"/>
              <w:divBdr>
                <w:top w:val="none" w:sz="0" w:space="0" w:color="auto"/>
                <w:left w:val="none" w:sz="0" w:space="0" w:color="auto"/>
                <w:bottom w:val="none" w:sz="0" w:space="0" w:color="auto"/>
                <w:right w:val="none" w:sz="0" w:space="0" w:color="auto"/>
              </w:divBdr>
            </w:div>
            <w:div w:id="150871302">
              <w:marLeft w:val="0"/>
              <w:marRight w:val="0"/>
              <w:marTop w:val="0"/>
              <w:marBottom w:val="0"/>
              <w:divBdr>
                <w:top w:val="none" w:sz="0" w:space="0" w:color="auto"/>
                <w:left w:val="none" w:sz="0" w:space="0" w:color="auto"/>
                <w:bottom w:val="none" w:sz="0" w:space="0" w:color="auto"/>
                <w:right w:val="none" w:sz="0" w:space="0" w:color="auto"/>
              </w:divBdr>
            </w:div>
            <w:div w:id="151800402">
              <w:marLeft w:val="0"/>
              <w:marRight w:val="0"/>
              <w:marTop w:val="0"/>
              <w:marBottom w:val="0"/>
              <w:divBdr>
                <w:top w:val="none" w:sz="0" w:space="0" w:color="auto"/>
                <w:left w:val="none" w:sz="0" w:space="0" w:color="auto"/>
                <w:bottom w:val="none" w:sz="0" w:space="0" w:color="auto"/>
                <w:right w:val="none" w:sz="0" w:space="0" w:color="auto"/>
              </w:divBdr>
            </w:div>
            <w:div w:id="164445215">
              <w:marLeft w:val="0"/>
              <w:marRight w:val="0"/>
              <w:marTop w:val="0"/>
              <w:marBottom w:val="0"/>
              <w:divBdr>
                <w:top w:val="none" w:sz="0" w:space="0" w:color="auto"/>
                <w:left w:val="none" w:sz="0" w:space="0" w:color="auto"/>
                <w:bottom w:val="none" w:sz="0" w:space="0" w:color="auto"/>
                <w:right w:val="none" w:sz="0" w:space="0" w:color="auto"/>
              </w:divBdr>
            </w:div>
            <w:div w:id="166601520">
              <w:marLeft w:val="0"/>
              <w:marRight w:val="0"/>
              <w:marTop w:val="0"/>
              <w:marBottom w:val="0"/>
              <w:divBdr>
                <w:top w:val="none" w:sz="0" w:space="0" w:color="auto"/>
                <w:left w:val="none" w:sz="0" w:space="0" w:color="auto"/>
                <w:bottom w:val="none" w:sz="0" w:space="0" w:color="auto"/>
                <w:right w:val="none" w:sz="0" w:space="0" w:color="auto"/>
              </w:divBdr>
            </w:div>
            <w:div w:id="182017314">
              <w:marLeft w:val="0"/>
              <w:marRight w:val="0"/>
              <w:marTop w:val="0"/>
              <w:marBottom w:val="0"/>
              <w:divBdr>
                <w:top w:val="none" w:sz="0" w:space="0" w:color="auto"/>
                <w:left w:val="none" w:sz="0" w:space="0" w:color="auto"/>
                <w:bottom w:val="none" w:sz="0" w:space="0" w:color="auto"/>
                <w:right w:val="none" w:sz="0" w:space="0" w:color="auto"/>
              </w:divBdr>
            </w:div>
            <w:div w:id="208300518">
              <w:marLeft w:val="0"/>
              <w:marRight w:val="0"/>
              <w:marTop w:val="0"/>
              <w:marBottom w:val="0"/>
              <w:divBdr>
                <w:top w:val="none" w:sz="0" w:space="0" w:color="auto"/>
                <w:left w:val="none" w:sz="0" w:space="0" w:color="auto"/>
                <w:bottom w:val="none" w:sz="0" w:space="0" w:color="auto"/>
                <w:right w:val="none" w:sz="0" w:space="0" w:color="auto"/>
              </w:divBdr>
            </w:div>
            <w:div w:id="213199191">
              <w:marLeft w:val="0"/>
              <w:marRight w:val="0"/>
              <w:marTop w:val="0"/>
              <w:marBottom w:val="0"/>
              <w:divBdr>
                <w:top w:val="none" w:sz="0" w:space="0" w:color="auto"/>
                <w:left w:val="none" w:sz="0" w:space="0" w:color="auto"/>
                <w:bottom w:val="none" w:sz="0" w:space="0" w:color="auto"/>
                <w:right w:val="none" w:sz="0" w:space="0" w:color="auto"/>
              </w:divBdr>
            </w:div>
            <w:div w:id="214781134">
              <w:marLeft w:val="0"/>
              <w:marRight w:val="0"/>
              <w:marTop w:val="0"/>
              <w:marBottom w:val="0"/>
              <w:divBdr>
                <w:top w:val="none" w:sz="0" w:space="0" w:color="auto"/>
                <w:left w:val="none" w:sz="0" w:space="0" w:color="auto"/>
                <w:bottom w:val="none" w:sz="0" w:space="0" w:color="auto"/>
                <w:right w:val="none" w:sz="0" w:space="0" w:color="auto"/>
              </w:divBdr>
            </w:div>
            <w:div w:id="215241589">
              <w:marLeft w:val="0"/>
              <w:marRight w:val="0"/>
              <w:marTop w:val="0"/>
              <w:marBottom w:val="0"/>
              <w:divBdr>
                <w:top w:val="none" w:sz="0" w:space="0" w:color="auto"/>
                <w:left w:val="none" w:sz="0" w:space="0" w:color="auto"/>
                <w:bottom w:val="none" w:sz="0" w:space="0" w:color="auto"/>
                <w:right w:val="none" w:sz="0" w:space="0" w:color="auto"/>
              </w:divBdr>
            </w:div>
            <w:div w:id="216402727">
              <w:marLeft w:val="0"/>
              <w:marRight w:val="0"/>
              <w:marTop w:val="0"/>
              <w:marBottom w:val="0"/>
              <w:divBdr>
                <w:top w:val="none" w:sz="0" w:space="0" w:color="auto"/>
                <w:left w:val="none" w:sz="0" w:space="0" w:color="auto"/>
                <w:bottom w:val="none" w:sz="0" w:space="0" w:color="auto"/>
                <w:right w:val="none" w:sz="0" w:space="0" w:color="auto"/>
              </w:divBdr>
            </w:div>
            <w:div w:id="217478811">
              <w:marLeft w:val="0"/>
              <w:marRight w:val="0"/>
              <w:marTop w:val="0"/>
              <w:marBottom w:val="0"/>
              <w:divBdr>
                <w:top w:val="none" w:sz="0" w:space="0" w:color="auto"/>
                <w:left w:val="none" w:sz="0" w:space="0" w:color="auto"/>
                <w:bottom w:val="none" w:sz="0" w:space="0" w:color="auto"/>
                <w:right w:val="none" w:sz="0" w:space="0" w:color="auto"/>
              </w:divBdr>
            </w:div>
            <w:div w:id="221796658">
              <w:marLeft w:val="0"/>
              <w:marRight w:val="0"/>
              <w:marTop w:val="0"/>
              <w:marBottom w:val="0"/>
              <w:divBdr>
                <w:top w:val="none" w:sz="0" w:space="0" w:color="auto"/>
                <w:left w:val="none" w:sz="0" w:space="0" w:color="auto"/>
                <w:bottom w:val="none" w:sz="0" w:space="0" w:color="auto"/>
                <w:right w:val="none" w:sz="0" w:space="0" w:color="auto"/>
              </w:divBdr>
            </w:div>
            <w:div w:id="230700773">
              <w:marLeft w:val="0"/>
              <w:marRight w:val="0"/>
              <w:marTop w:val="0"/>
              <w:marBottom w:val="0"/>
              <w:divBdr>
                <w:top w:val="none" w:sz="0" w:space="0" w:color="auto"/>
                <w:left w:val="none" w:sz="0" w:space="0" w:color="auto"/>
                <w:bottom w:val="none" w:sz="0" w:space="0" w:color="auto"/>
                <w:right w:val="none" w:sz="0" w:space="0" w:color="auto"/>
              </w:divBdr>
            </w:div>
            <w:div w:id="234827569">
              <w:marLeft w:val="0"/>
              <w:marRight w:val="0"/>
              <w:marTop w:val="0"/>
              <w:marBottom w:val="0"/>
              <w:divBdr>
                <w:top w:val="none" w:sz="0" w:space="0" w:color="auto"/>
                <w:left w:val="none" w:sz="0" w:space="0" w:color="auto"/>
                <w:bottom w:val="none" w:sz="0" w:space="0" w:color="auto"/>
                <w:right w:val="none" w:sz="0" w:space="0" w:color="auto"/>
              </w:divBdr>
            </w:div>
            <w:div w:id="235633792">
              <w:marLeft w:val="0"/>
              <w:marRight w:val="0"/>
              <w:marTop w:val="0"/>
              <w:marBottom w:val="0"/>
              <w:divBdr>
                <w:top w:val="none" w:sz="0" w:space="0" w:color="auto"/>
                <w:left w:val="none" w:sz="0" w:space="0" w:color="auto"/>
                <w:bottom w:val="none" w:sz="0" w:space="0" w:color="auto"/>
                <w:right w:val="none" w:sz="0" w:space="0" w:color="auto"/>
              </w:divBdr>
            </w:div>
            <w:div w:id="244343574">
              <w:marLeft w:val="0"/>
              <w:marRight w:val="0"/>
              <w:marTop w:val="0"/>
              <w:marBottom w:val="0"/>
              <w:divBdr>
                <w:top w:val="none" w:sz="0" w:space="0" w:color="auto"/>
                <w:left w:val="none" w:sz="0" w:space="0" w:color="auto"/>
                <w:bottom w:val="none" w:sz="0" w:space="0" w:color="auto"/>
                <w:right w:val="none" w:sz="0" w:space="0" w:color="auto"/>
              </w:divBdr>
            </w:div>
            <w:div w:id="245965258">
              <w:marLeft w:val="0"/>
              <w:marRight w:val="0"/>
              <w:marTop w:val="0"/>
              <w:marBottom w:val="0"/>
              <w:divBdr>
                <w:top w:val="none" w:sz="0" w:space="0" w:color="auto"/>
                <w:left w:val="none" w:sz="0" w:space="0" w:color="auto"/>
                <w:bottom w:val="none" w:sz="0" w:space="0" w:color="auto"/>
                <w:right w:val="none" w:sz="0" w:space="0" w:color="auto"/>
              </w:divBdr>
            </w:div>
            <w:div w:id="273904558">
              <w:marLeft w:val="0"/>
              <w:marRight w:val="0"/>
              <w:marTop w:val="0"/>
              <w:marBottom w:val="0"/>
              <w:divBdr>
                <w:top w:val="none" w:sz="0" w:space="0" w:color="auto"/>
                <w:left w:val="none" w:sz="0" w:space="0" w:color="auto"/>
                <w:bottom w:val="none" w:sz="0" w:space="0" w:color="auto"/>
                <w:right w:val="none" w:sz="0" w:space="0" w:color="auto"/>
              </w:divBdr>
            </w:div>
            <w:div w:id="276644721">
              <w:marLeft w:val="0"/>
              <w:marRight w:val="0"/>
              <w:marTop w:val="0"/>
              <w:marBottom w:val="0"/>
              <w:divBdr>
                <w:top w:val="none" w:sz="0" w:space="0" w:color="auto"/>
                <w:left w:val="none" w:sz="0" w:space="0" w:color="auto"/>
                <w:bottom w:val="none" w:sz="0" w:space="0" w:color="auto"/>
                <w:right w:val="none" w:sz="0" w:space="0" w:color="auto"/>
              </w:divBdr>
            </w:div>
            <w:div w:id="317654401">
              <w:marLeft w:val="0"/>
              <w:marRight w:val="0"/>
              <w:marTop w:val="0"/>
              <w:marBottom w:val="0"/>
              <w:divBdr>
                <w:top w:val="none" w:sz="0" w:space="0" w:color="auto"/>
                <w:left w:val="none" w:sz="0" w:space="0" w:color="auto"/>
                <w:bottom w:val="none" w:sz="0" w:space="0" w:color="auto"/>
                <w:right w:val="none" w:sz="0" w:space="0" w:color="auto"/>
              </w:divBdr>
            </w:div>
            <w:div w:id="326594185">
              <w:marLeft w:val="0"/>
              <w:marRight w:val="0"/>
              <w:marTop w:val="0"/>
              <w:marBottom w:val="0"/>
              <w:divBdr>
                <w:top w:val="none" w:sz="0" w:space="0" w:color="auto"/>
                <w:left w:val="none" w:sz="0" w:space="0" w:color="auto"/>
                <w:bottom w:val="none" w:sz="0" w:space="0" w:color="auto"/>
                <w:right w:val="none" w:sz="0" w:space="0" w:color="auto"/>
              </w:divBdr>
            </w:div>
            <w:div w:id="328602234">
              <w:marLeft w:val="0"/>
              <w:marRight w:val="0"/>
              <w:marTop w:val="0"/>
              <w:marBottom w:val="0"/>
              <w:divBdr>
                <w:top w:val="none" w:sz="0" w:space="0" w:color="auto"/>
                <w:left w:val="none" w:sz="0" w:space="0" w:color="auto"/>
                <w:bottom w:val="none" w:sz="0" w:space="0" w:color="auto"/>
                <w:right w:val="none" w:sz="0" w:space="0" w:color="auto"/>
              </w:divBdr>
            </w:div>
            <w:div w:id="333262553">
              <w:marLeft w:val="0"/>
              <w:marRight w:val="0"/>
              <w:marTop w:val="0"/>
              <w:marBottom w:val="0"/>
              <w:divBdr>
                <w:top w:val="none" w:sz="0" w:space="0" w:color="auto"/>
                <w:left w:val="none" w:sz="0" w:space="0" w:color="auto"/>
                <w:bottom w:val="none" w:sz="0" w:space="0" w:color="auto"/>
                <w:right w:val="none" w:sz="0" w:space="0" w:color="auto"/>
              </w:divBdr>
            </w:div>
            <w:div w:id="348485477">
              <w:marLeft w:val="0"/>
              <w:marRight w:val="0"/>
              <w:marTop w:val="0"/>
              <w:marBottom w:val="0"/>
              <w:divBdr>
                <w:top w:val="none" w:sz="0" w:space="0" w:color="auto"/>
                <w:left w:val="none" w:sz="0" w:space="0" w:color="auto"/>
                <w:bottom w:val="none" w:sz="0" w:space="0" w:color="auto"/>
                <w:right w:val="none" w:sz="0" w:space="0" w:color="auto"/>
              </w:divBdr>
            </w:div>
            <w:div w:id="348990946">
              <w:marLeft w:val="0"/>
              <w:marRight w:val="0"/>
              <w:marTop w:val="0"/>
              <w:marBottom w:val="0"/>
              <w:divBdr>
                <w:top w:val="none" w:sz="0" w:space="0" w:color="auto"/>
                <w:left w:val="none" w:sz="0" w:space="0" w:color="auto"/>
                <w:bottom w:val="none" w:sz="0" w:space="0" w:color="auto"/>
                <w:right w:val="none" w:sz="0" w:space="0" w:color="auto"/>
              </w:divBdr>
            </w:div>
            <w:div w:id="363216446">
              <w:marLeft w:val="0"/>
              <w:marRight w:val="0"/>
              <w:marTop w:val="0"/>
              <w:marBottom w:val="0"/>
              <w:divBdr>
                <w:top w:val="none" w:sz="0" w:space="0" w:color="auto"/>
                <w:left w:val="none" w:sz="0" w:space="0" w:color="auto"/>
                <w:bottom w:val="none" w:sz="0" w:space="0" w:color="auto"/>
                <w:right w:val="none" w:sz="0" w:space="0" w:color="auto"/>
              </w:divBdr>
            </w:div>
            <w:div w:id="370038666">
              <w:marLeft w:val="0"/>
              <w:marRight w:val="0"/>
              <w:marTop w:val="0"/>
              <w:marBottom w:val="0"/>
              <w:divBdr>
                <w:top w:val="none" w:sz="0" w:space="0" w:color="auto"/>
                <w:left w:val="none" w:sz="0" w:space="0" w:color="auto"/>
                <w:bottom w:val="none" w:sz="0" w:space="0" w:color="auto"/>
                <w:right w:val="none" w:sz="0" w:space="0" w:color="auto"/>
              </w:divBdr>
            </w:div>
            <w:div w:id="396821547">
              <w:marLeft w:val="0"/>
              <w:marRight w:val="0"/>
              <w:marTop w:val="0"/>
              <w:marBottom w:val="0"/>
              <w:divBdr>
                <w:top w:val="none" w:sz="0" w:space="0" w:color="auto"/>
                <w:left w:val="none" w:sz="0" w:space="0" w:color="auto"/>
                <w:bottom w:val="none" w:sz="0" w:space="0" w:color="auto"/>
                <w:right w:val="none" w:sz="0" w:space="0" w:color="auto"/>
              </w:divBdr>
            </w:div>
            <w:div w:id="413553212">
              <w:marLeft w:val="0"/>
              <w:marRight w:val="0"/>
              <w:marTop w:val="0"/>
              <w:marBottom w:val="0"/>
              <w:divBdr>
                <w:top w:val="none" w:sz="0" w:space="0" w:color="auto"/>
                <w:left w:val="none" w:sz="0" w:space="0" w:color="auto"/>
                <w:bottom w:val="none" w:sz="0" w:space="0" w:color="auto"/>
                <w:right w:val="none" w:sz="0" w:space="0" w:color="auto"/>
              </w:divBdr>
            </w:div>
            <w:div w:id="423768462">
              <w:marLeft w:val="0"/>
              <w:marRight w:val="0"/>
              <w:marTop w:val="0"/>
              <w:marBottom w:val="0"/>
              <w:divBdr>
                <w:top w:val="none" w:sz="0" w:space="0" w:color="auto"/>
                <w:left w:val="none" w:sz="0" w:space="0" w:color="auto"/>
                <w:bottom w:val="none" w:sz="0" w:space="0" w:color="auto"/>
                <w:right w:val="none" w:sz="0" w:space="0" w:color="auto"/>
              </w:divBdr>
            </w:div>
            <w:div w:id="442072688">
              <w:marLeft w:val="0"/>
              <w:marRight w:val="0"/>
              <w:marTop w:val="0"/>
              <w:marBottom w:val="0"/>
              <w:divBdr>
                <w:top w:val="none" w:sz="0" w:space="0" w:color="auto"/>
                <w:left w:val="none" w:sz="0" w:space="0" w:color="auto"/>
                <w:bottom w:val="none" w:sz="0" w:space="0" w:color="auto"/>
                <w:right w:val="none" w:sz="0" w:space="0" w:color="auto"/>
              </w:divBdr>
            </w:div>
            <w:div w:id="446630646">
              <w:marLeft w:val="0"/>
              <w:marRight w:val="0"/>
              <w:marTop w:val="0"/>
              <w:marBottom w:val="0"/>
              <w:divBdr>
                <w:top w:val="none" w:sz="0" w:space="0" w:color="auto"/>
                <w:left w:val="none" w:sz="0" w:space="0" w:color="auto"/>
                <w:bottom w:val="none" w:sz="0" w:space="0" w:color="auto"/>
                <w:right w:val="none" w:sz="0" w:space="0" w:color="auto"/>
              </w:divBdr>
            </w:div>
            <w:div w:id="457577561">
              <w:marLeft w:val="0"/>
              <w:marRight w:val="0"/>
              <w:marTop w:val="0"/>
              <w:marBottom w:val="0"/>
              <w:divBdr>
                <w:top w:val="none" w:sz="0" w:space="0" w:color="auto"/>
                <w:left w:val="none" w:sz="0" w:space="0" w:color="auto"/>
                <w:bottom w:val="none" w:sz="0" w:space="0" w:color="auto"/>
                <w:right w:val="none" w:sz="0" w:space="0" w:color="auto"/>
              </w:divBdr>
            </w:div>
            <w:div w:id="457921384">
              <w:marLeft w:val="0"/>
              <w:marRight w:val="0"/>
              <w:marTop w:val="0"/>
              <w:marBottom w:val="0"/>
              <w:divBdr>
                <w:top w:val="none" w:sz="0" w:space="0" w:color="auto"/>
                <w:left w:val="none" w:sz="0" w:space="0" w:color="auto"/>
                <w:bottom w:val="none" w:sz="0" w:space="0" w:color="auto"/>
                <w:right w:val="none" w:sz="0" w:space="0" w:color="auto"/>
              </w:divBdr>
            </w:div>
            <w:div w:id="464277817">
              <w:marLeft w:val="0"/>
              <w:marRight w:val="0"/>
              <w:marTop w:val="0"/>
              <w:marBottom w:val="0"/>
              <w:divBdr>
                <w:top w:val="none" w:sz="0" w:space="0" w:color="auto"/>
                <w:left w:val="none" w:sz="0" w:space="0" w:color="auto"/>
                <w:bottom w:val="none" w:sz="0" w:space="0" w:color="auto"/>
                <w:right w:val="none" w:sz="0" w:space="0" w:color="auto"/>
              </w:divBdr>
            </w:div>
            <w:div w:id="480538137">
              <w:marLeft w:val="0"/>
              <w:marRight w:val="0"/>
              <w:marTop w:val="0"/>
              <w:marBottom w:val="0"/>
              <w:divBdr>
                <w:top w:val="none" w:sz="0" w:space="0" w:color="auto"/>
                <w:left w:val="none" w:sz="0" w:space="0" w:color="auto"/>
                <w:bottom w:val="none" w:sz="0" w:space="0" w:color="auto"/>
                <w:right w:val="none" w:sz="0" w:space="0" w:color="auto"/>
              </w:divBdr>
            </w:div>
            <w:div w:id="485515165">
              <w:marLeft w:val="0"/>
              <w:marRight w:val="0"/>
              <w:marTop w:val="0"/>
              <w:marBottom w:val="0"/>
              <w:divBdr>
                <w:top w:val="none" w:sz="0" w:space="0" w:color="auto"/>
                <w:left w:val="none" w:sz="0" w:space="0" w:color="auto"/>
                <w:bottom w:val="none" w:sz="0" w:space="0" w:color="auto"/>
                <w:right w:val="none" w:sz="0" w:space="0" w:color="auto"/>
              </w:divBdr>
            </w:div>
            <w:div w:id="502942258">
              <w:marLeft w:val="0"/>
              <w:marRight w:val="0"/>
              <w:marTop w:val="0"/>
              <w:marBottom w:val="0"/>
              <w:divBdr>
                <w:top w:val="none" w:sz="0" w:space="0" w:color="auto"/>
                <w:left w:val="none" w:sz="0" w:space="0" w:color="auto"/>
                <w:bottom w:val="none" w:sz="0" w:space="0" w:color="auto"/>
                <w:right w:val="none" w:sz="0" w:space="0" w:color="auto"/>
              </w:divBdr>
            </w:div>
            <w:div w:id="506677936">
              <w:marLeft w:val="0"/>
              <w:marRight w:val="0"/>
              <w:marTop w:val="0"/>
              <w:marBottom w:val="0"/>
              <w:divBdr>
                <w:top w:val="none" w:sz="0" w:space="0" w:color="auto"/>
                <w:left w:val="none" w:sz="0" w:space="0" w:color="auto"/>
                <w:bottom w:val="none" w:sz="0" w:space="0" w:color="auto"/>
                <w:right w:val="none" w:sz="0" w:space="0" w:color="auto"/>
              </w:divBdr>
            </w:div>
            <w:div w:id="508984822">
              <w:marLeft w:val="0"/>
              <w:marRight w:val="0"/>
              <w:marTop w:val="0"/>
              <w:marBottom w:val="0"/>
              <w:divBdr>
                <w:top w:val="none" w:sz="0" w:space="0" w:color="auto"/>
                <w:left w:val="none" w:sz="0" w:space="0" w:color="auto"/>
                <w:bottom w:val="none" w:sz="0" w:space="0" w:color="auto"/>
                <w:right w:val="none" w:sz="0" w:space="0" w:color="auto"/>
              </w:divBdr>
            </w:div>
            <w:div w:id="511072593">
              <w:marLeft w:val="0"/>
              <w:marRight w:val="0"/>
              <w:marTop w:val="0"/>
              <w:marBottom w:val="0"/>
              <w:divBdr>
                <w:top w:val="none" w:sz="0" w:space="0" w:color="auto"/>
                <w:left w:val="none" w:sz="0" w:space="0" w:color="auto"/>
                <w:bottom w:val="none" w:sz="0" w:space="0" w:color="auto"/>
                <w:right w:val="none" w:sz="0" w:space="0" w:color="auto"/>
              </w:divBdr>
            </w:div>
            <w:div w:id="514072348">
              <w:marLeft w:val="0"/>
              <w:marRight w:val="0"/>
              <w:marTop w:val="0"/>
              <w:marBottom w:val="0"/>
              <w:divBdr>
                <w:top w:val="none" w:sz="0" w:space="0" w:color="auto"/>
                <w:left w:val="none" w:sz="0" w:space="0" w:color="auto"/>
                <w:bottom w:val="none" w:sz="0" w:space="0" w:color="auto"/>
                <w:right w:val="none" w:sz="0" w:space="0" w:color="auto"/>
              </w:divBdr>
            </w:div>
            <w:div w:id="514275119">
              <w:marLeft w:val="0"/>
              <w:marRight w:val="0"/>
              <w:marTop w:val="0"/>
              <w:marBottom w:val="0"/>
              <w:divBdr>
                <w:top w:val="none" w:sz="0" w:space="0" w:color="auto"/>
                <w:left w:val="none" w:sz="0" w:space="0" w:color="auto"/>
                <w:bottom w:val="none" w:sz="0" w:space="0" w:color="auto"/>
                <w:right w:val="none" w:sz="0" w:space="0" w:color="auto"/>
              </w:divBdr>
            </w:div>
            <w:div w:id="532112999">
              <w:marLeft w:val="0"/>
              <w:marRight w:val="0"/>
              <w:marTop w:val="0"/>
              <w:marBottom w:val="0"/>
              <w:divBdr>
                <w:top w:val="none" w:sz="0" w:space="0" w:color="auto"/>
                <w:left w:val="none" w:sz="0" w:space="0" w:color="auto"/>
                <w:bottom w:val="none" w:sz="0" w:space="0" w:color="auto"/>
                <w:right w:val="none" w:sz="0" w:space="0" w:color="auto"/>
              </w:divBdr>
            </w:div>
            <w:div w:id="543180078">
              <w:marLeft w:val="0"/>
              <w:marRight w:val="0"/>
              <w:marTop w:val="0"/>
              <w:marBottom w:val="0"/>
              <w:divBdr>
                <w:top w:val="none" w:sz="0" w:space="0" w:color="auto"/>
                <w:left w:val="none" w:sz="0" w:space="0" w:color="auto"/>
                <w:bottom w:val="none" w:sz="0" w:space="0" w:color="auto"/>
                <w:right w:val="none" w:sz="0" w:space="0" w:color="auto"/>
              </w:divBdr>
            </w:div>
            <w:div w:id="544223524">
              <w:marLeft w:val="0"/>
              <w:marRight w:val="0"/>
              <w:marTop w:val="0"/>
              <w:marBottom w:val="0"/>
              <w:divBdr>
                <w:top w:val="none" w:sz="0" w:space="0" w:color="auto"/>
                <w:left w:val="none" w:sz="0" w:space="0" w:color="auto"/>
                <w:bottom w:val="none" w:sz="0" w:space="0" w:color="auto"/>
                <w:right w:val="none" w:sz="0" w:space="0" w:color="auto"/>
              </w:divBdr>
            </w:div>
            <w:div w:id="573003731">
              <w:marLeft w:val="0"/>
              <w:marRight w:val="0"/>
              <w:marTop w:val="0"/>
              <w:marBottom w:val="0"/>
              <w:divBdr>
                <w:top w:val="none" w:sz="0" w:space="0" w:color="auto"/>
                <w:left w:val="none" w:sz="0" w:space="0" w:color="auto"/>
                <w:bottom w:val="none" w:sz="0" w:space="0" w:color="auto"/>
                <w:right w:val="none" w:sz="0" w:space="0" w:color="auto"/>
              </w:divBdr>
            </w:div>
            <w:div w:id="576591621">
              <w:marLeft w:val="0"/>
              <w:marRight w:val="0"/>
              <w:marTop w:val="0"/>
              <w:marBottom w:val="0"/>
              <w:divBdr>
                <w:top w:val="none" w:sz="0" w:space="0" w:color="auto"/>
                <w:left w:val="none" w:sz="0" w:space="0" w:color="auto"/>
                <w:bottom w:val="none" w:sz="0" w:space="0" w:color="auto"/>
                <w:right w:val="none" w:sz="0" w:space="0" w:color="auto"/>
              </w:divBdr>
            </w:div>
            <w:div w:id="580872052">
              <w:marLeft w:val="0"/>
              <w:marRight w:val="0"/>
              <w:marTop w:val="0"/>
              <w:marBottom w:val="0"/>
              <w:divBdr>
                <w:top w:val="none" w:sz="0" w:space="0" w:color="auto"/>
                <w:left w:val="none" w:sz="0" w:space="0" w:color="auto"/>
                <w:bottom w:val="none" w:sz="0" w:space="0" w:color="auto"/>
                <w:right w:val="none" w:sz="0" w:space="0" w:color="auto"/>
              </w:divBdr>
            </w:div>
            <w:div w:id="594828873">
              <w:marLeft w:val="0"/>
              <w:marRight w:val="0"/>
              <w:marTop w:val="0"/>
              <w:marBottom w:val="0"/>
              <w:divBdr>
                <w:top w:val="none" w:sz="0" w:space="0" w:color="auto"/>
                <w:left w:val="none" w:sz="0" w:space="0" w:color="auto"/>
                <w:bottom w:val="none" w:sz="0" w:space="0" w:color="auto"/>
                <w:right w:val="none" w:sz="0" w:space="0" w:color="auto"/>
              </w:divBdr>
            </w:div>
            <w:div w:id="601767654">
              <w:marLeft w:val="0"/>
              <w:marRight w:val="0"/>
              <w:marTop w:val="0"/>
              <w:marBottom w:val="0"/>
              <w:divBdr>
                <w:top w:val="none" w:sz="0" w:space="0" w:color="auto"/>
                <w:left w:val="none" w:sz="0" w:space="0" w:color="auto"/>
                <w:bottom w:val="none" w:sz="0" w:space="0" w:color="auto"/>
                <w:right w:val="none" w:sz="0" w:space="0" w:color="auto"/>
              </w:divBdr>
            </w:div>
            <w:div w:id="629676057">
              <w:marLeft w:val="0"/>
              <w:marRight w:val="0"/>
              <w:marTop w:val="0"/>
              <w:marBottom w:val="0"/>
              <w:divBdr>
                <w:top w:val="none" w:sz="0" w:space="0" w:color="auto"/>
                <w:left w:val="none" w:sz="0" w:space="0" w:color="auto"/>
                <w:bottom w:val="none" w:sz="0" w:space="0" w:color="auto"/>
                <w:right w:val="none" w:sz="0" w:space="0" w:color="auto"/>
              </w:divBdr>
            </w:div>
            <w:div w:id="632716100">
              <w:marLeft w:val="0"/>
              <w:marRight w:val="0"/>
              <w:marTop w:val="0"/>
              <w:marBottom w:val="0"/>
              <w:divBdr>
                <w:top w:val="none" w:sz="0" w:space="0" w:color="auto"/>
                <w:left w:val="none" w:sz="0" w:space="0" w:color="auto"/>
                <w:bottom w:val="none" w:sz="0" w:space="0" w:color="auto"/>
                <w:right w:val="none" w:sz="0" w:space="0" w:color="auto"/>
              </w:divBdr>
            </w:div>
            <w:div w:id="633222804">
              <w:marLeft w:val="0"/>
              <w:marRight w:val="0"/>
              <w:marTop w:val="0"/>
              <w:marBottom w:val="0"/>
              <w:divBdr>
                <w:top w:val="none" w:sz="0" w:space="0" w:color="auto"/>
                <w:left w:val="none" w:sz="0" w:space="0" w:color="auto"/>
                <w:bottom w:val="none" w:sz="0" w:space="0" w:color="auto"/>
                <w:right w:val="none" w:sz="0" w:space="0" w:color="auto"/>
              </w:divBdr>
            </w:div>
            <w:div w:id="635451665">
              <w:marLeft w:val="0"/>
              <w:marRight w:val="0"/>
              <w:marTop w:val="0"/>
              <w:marBottom w:val="0"/>
              <w:divBdr>
                <w:top w:val="none" w:sz="0" w:space="0" w:color="auto"/>
                <w:left w:val="none" w:sz="0" w:space="0" w:color="auto"/>
                <w:bottom w:val="none" w:sz="0" w:space="0" w:color="auto"/>
                <w:right w:val="none" w:sz="0" w:space="0" w:color="auto"/>
              </w:divBdr>
            </w:div>
            <w:div w:id="663515477">
              <w:marLeft w:val="0"/>
              <w:marRight w:val="0"/>
              <w:marTop w:val="0"/>
              <w:marBottom w:val="0"/>
              <w:divBdr>
                <w:top w:val="none" w:sz="0" w:space="0" w:color="auto"/>
                <w:left w:val="none" w:sz="0" w:space="0" w:color="auto"/>
                <w:bottom w:val="none" w:sz="0" w:space="0" w:color="auto"/>
                <w:right w:val="none" w:sz="0" w:space="0" w:color="auto"/>
              </w:divBdr>
            </w:div>
            <w:div w:id="666635368">
              <w:marLeft w:val="0"/>
              <w:marRight w:val="0"/>
              <w:marTop w:val="0"/>
              <w:marBottom w:val="0"/>
              <w:divBdr>
                <w:top w:val="none" w:sz="0" w:space="0" w:color="auto"/>
                <w:left w:val="none" w:sz="0" w:space="0" w:color="auto"/>
                <w:bottom w:val="none" w:sz="0" w:space="0" w:color="auto"/>
                <w:right w:val="none" w:sz="0" w:space="0" w:color="auto"/>
              </w:divBdr>
            </w:div>
            <w:div w:id="666638415">
              <w:marLeft w:val="0"/>
              <w:marRight w:val="0"/>
              <w:marTop w:val="0"/>
              <w:marBottom w:val="0"/>
              <w:divBdr>
                <w:top w:val="none" w:sz="0" w:space="0" w:color="auto"/>
                <w:left w:val="none" w:sz="0" w:space="0" w:color="auto"/>
                <w:bottom w:val="none" w:sz="0" w:space="0" w:color="auto"/>
                <w:right w:val="none" w:sz="0" w:space="0" w:color="auto"/>
              </w:divBdr>
            </w:div>
            <w:div w:id="711079578">
              <w:marLeft w:val="0"/>
              <w:marRight w:val="0"/>
              <w:marTop w:val="0"/>
              <w:marBottom w:val="0"/>
              <w:divBdr>
                <w:top w:val="none" w:sz="0" w:space="0" w:color="auto"/>
                <w:left w:val="none" w:sz="0" w:space="0" w:color="auto"/>
                <w:bottom w:val="none" w:sz="0" w:space="0" w:color="auto"/>
                <w:right w:val="none" w:sz="0" w:space="0" w:color="auto"/>
              </w:divBdr>
            </w:div>
            <w:div w:id="720635368">
              <w:marLeft w:val="0"/>
              <w:marRight w:val="0"/>
              <w:marTop w:val="0"/>
              <w:marBottom w:val="0"/>
              <w:divBdr>
                <w:top w:val="none" w:sz="0" w:space="0" w:color="auto"/>
                <w:left w:val="none" w:sz="0" w:space="0" w:color="auto"/>
                <w:bottom w:val="none" w:sz="0" w:space="0" w:color="auto"/>
                <w:right w:val="none" w:sz="0" w:space="0" w:color="auto"/>
              </w:divBdr>
            </w:div>
            <w:div w:id="723599980">
              <w:marLeft w:val="0"/>
              <w:marRight w:val="0"/>
              <w:marTop w:val="0"/>
              <w:marBottom w:val="0"/>
              <w:divBdr>
                <w:top w:val="none" w:sz="0" w:space="0" w:color="auto"/>
                <w:left w:val="none" w:sz="0" w:space="0" w:color="auto"/>
                <w:bottom w:val="none" w:sz="0" w:space="0" w:color="auto"/>
                <w:right w:val="none" w:sz="0" w:space="0" w:color="auto"/>
              </w:divBdr>
            </w:div>
            <w:div w:id="735249523">
              <w:marLeft w:val="0"/>
              <w:marRight w:val="0"/>
              <w:marTop w:val="0"/>
              <w:marBottom w:val="0"/>
              <w:divBdr>
                <w:top w:val="none" w:sz="0" w:space="0" w:color="auto"/>
                <w:left w:val="none" w:sz="0" w:space="0" w:color="auto"/>
                <w:bottom w:val="none" w:sz="0" w:space="0" w:color="auto"/>
                <w:right w:val="none" w:sz="0" w:space="0" w:color="auto"/>
              </w:divBdr>
            </w:div>
            <w:div w:id="735317765">
              <w:marLeft w:val="0"/>
              <w:marRight w:val="0"/>
              <w:marTop w:val="0"/>
              <w:marBottom w:val="0"/>
              <w:divBdr>
                <w:top w:val="none" w:sz="0" w:space="0" w:color="auto"/>
                <w:left w:val="none" w:sz="0" w:space="0" w:color="auto"/>
                <w:bottom w:val="none" w:sz="0" w:space="0" w:color="auto"/>
                <w:right w:val="none" w:sz="0" w:space="0" w:color="auto"/>
              </w:divBdr>
            </w:div>
            <w:div w:id="736318187">
              <w:marLeft w:val="0"/>
              <w:marRight w:val="0"/>
              <w:marTop w:val="0"/>
              <w:marBottom w:val="0"/>
              <w:divBdr>
                <w:top w:val="none" w:sz="0" w:space="0" w:color="auto"/>
                <w:left w:val="none" w:sz="0" w:space="0" w:color="auto"/>
                <w:bottom w:val="none" w:sz="0" w:space="0" w:color="auto"/>
                <w:right w:val="none" w:sz="0" w:space="0" w:color="auto"/>
              </w:divBdr>
            </w:div>
            <w:div w:id="739182413">
              <w:marLeft w:val="0"/>
              <w:marRight w:val="0"/>
              <w:marTop w:val="0"/>
              <w:marBottom w:val="0"/>
              <w:divBdr>
                <w:top w:val="none" w:sz="0" w:space="0" w:color="auto"/>
                <w:left w:val="none" w:sz="0" w:space="0" w:color="auto"/>
                <w:bottom w:val="none" w:sz="0" w:space="0" w:color="auto"/>
                <w:right w:val="none" w:sz="0" w:space="0" w:color="auto"/>
              </w:divBdr>
            </w:div>
            <w:div w:id="752361495">
              <w:marLeft w:val="0"/>
              <w:marRight w:val="0"/>
              <w:marTop w:val="0"/>
              <w:marBottom w:val="0"/>
              <w:divBdr>
                <w:top w:val="none" w:sz="0" w:space="0" w:color="auto"/>
                <w:left w:val="none" w:sz="0" w:space="0" w:color="auto"/>
                <w:bottom w:val="none" w:sz="0" w:space="0" w:color="auto"/>
                <w:right w:val="none" w:sz="0" w:space="0" w:color="auto"/>
              </w:divBdr>
            </w:div>
            <w:div w:id="756903716">
              <w:marLeft w:val="0"/>
              <w:marRight w:val="0"/>
              <w:marTop w:val="0"/>
              <w:marBottom w:val="0"/>
              <w:divBdr>
                <w:top w:val="none" w:sz="0" w:space="0" w:color="auto"/>
                <w:left w:val="none" w:sz="0" w:space="0" w:color="auto"/>
                <w:bottom w:val="none" w:sz="0" w:space="0" w:color="auto"/>
                <w:right w:val="none" w:sz="0" w:space="0" w:color="auto"/>
              </w:divBdr>
            </w:div>
            <w:div w:id="760445724">
              <w:marLeft w:val="0"/>
              <w:marRight w:val="0"/>
              <w:marTop w:val="0"/>
              <w:marBottom w:val="0"/>
              <w:divBdr>
                <w:top w:val="none" w:sz="0" w:space="0" w:color="auto"/>
                <w:left w:val="none" w:sz="0" w:space="0" w:color="auto"/>
                <w:bottom w:val="none" w:sz="0" w:space="0" w:color="auto"/>
                <w:right w:val="none" w:sz="0" w:space="0" w:color="auto"/>
              </w:divBdr>
            </w:div>
            <w:div w:id="766774734">
              <w:marLeft w:val="0"/>
              <w:marRight w:val="0"/>
              <w:marTop w:val="0"/>
              <w:marBottom w:val="0"/>
              <w:divBdr>
                <w:top w:val="none" w:sz="0" w:space="0" w:color="auto"/>
                <w:left w:val="none" w:sz="0" w:space="0" w:color="auto"/>
                <w:bottom w:val="none" w:sz="0" w:space="0" w:color="auto"/>
                <w:right w:val="none" w:sz="0" w:space="0" w:color="auto"/>
              </w:divBdr>
            </w:div>
            <w:div w:id="791557720">
              <w:marLeft w:val="0"/>
              <w:marRight w:val="0"/>
              <w:marTop w:val="0"/>
              <w:marBottom w:val="0"/>
              <w:divBdr>
                <w:top w:val="none" w:sz="0" w:space="0" w:color="auto"/>
                <w:left w:val="none" w:sz="0" w:space="0" w:color="auto"/>
                <w:bottom w:val="none" w:sz="0" w:space="0" w:color="auto"/>
                <w:right w:val="none" w:sz="0" w:space="0" w:color="auto"/>
              </w:divBdr>
            </w:div>
            <w:div w:id="800880896">
              <w:marLeft w:val="0"/>
              <w:marRight w:val="0"/>
              <w:marTop w:val="0"/>
              <w:marBottom w:val="0"/>
              <w:divBdr>
                <w:top w:val="none" w:sz="0" w:space="0" w:color="auto"/>
                <w:left w:val="none" w:sz="0" w:space="0" w:color="auto"/>
                <w:bottom w:val="none" w:sz="0" w:space="0" w:color="auto"/>
                <w:right w:val="none" w:sz="0" w:space="0" w:color="auto"/>
              </w:divBdr>
            </w:div>
            <w:div w:id="812064635">
              <w:marLeft w:val="0"/>
              <w:marRight w:val="0"/>
              <w:marTop w:val="0"/>
              <w:marBottom w:val="0"/>
              <w:divBdr>
                <w:top w:val="none" w:sz="0" w:space="0" w:color="auto"/>
                <w:left w:val="none" w:sz="0" w:space="0" w:color="auto"/>
                <w:bottom w:val="none" w:sz="0" w:space="0" w:color="auto"/>
                <w:right w:val="none" w:sz="0" w:space="0" w:color="auto"/>
              </w:divBdr>
            </w:div>
            <w:div w:id="824932423">
              <w:marLeft w:val="0"/>
              <w:marRight w:val="0"/>
              <w:marTop w:val="0"/>
              <w:marBottom w:val="0"/>
              <w:divBdr>
                <w:top w:val="none" w:sz="0" w:space="0" w:color="auto"/>
                <w:left w:val="none" w:sz="0" w:space="0" w:color="auto"/>
                <w:bottom w:val="none" w:sz="0" w:space="0" w:color="auto"/>
                <w:right w:val="none" w:sz="0" w:space="0" w:color="auto"/>
              </w:divBdr>
            </w:div>
            <w:div w:id="846748443">
              <w:marLeft w:val="0"/>
              <w:marRight w:val="0"/>
              <w:marTop w:val="0"/>
              <w:marBottom w:val="0"/>
              <w:divBdr>
                <w:top w:val="none" w:sz="0" w:space="0" w:color="auto"/>
                <w:left w:val="none" w:sz="0" w:space="0" w:color="auto"/>
                <w:bottom w:val="none" w:sz="0" w:space="0" w:color="auto"/>
                <w:right w:val="none" w:sz="0" w:space="0" w:color="auto"/>
              </w:divBdr>
            </w:div>
            <w:div w:id="896819422">
              <w:marLeft w:val="0"/>
              <w:marRight w:val="0"/>
              <w:marTop w:val="0"/>
              <w:marBottom w:val="0"/>
              <w:divBdr>
                <w:top w:val="none" w:sz="0" w:space="0" w:color="auto"/>
                <w:left w:val="none" w:sz="0" w:space="0" w:color="auto"/>
                <w:bottom w:val="none" w:sz="0" w:space="0" w:color="auto"/>
                <w:right w:val="none" w:sz="0" w:space="0" w:color="auto"/>
              </w:divBdr>
            </w:div>
            <w:div w:id="899944895">
              <w:marLeft w:val="0"/>
              <w:marRight w:val="0"/>
              <w:marTop w:val="0"/>
              <w:marBottom w:val="0"/>
              <w:divBdr>
                <w:top w:val="none" w:sz="0" w:space="0" w:color="auto"/>
                <w:left w:val="none" w:sz="0" w:space="0" w:color="auto"/>
                <w:bottom w:val="none" w:sz="0" w:space="0" w:color="auto"/>
                <w:right w:val="none" w:sz="0" w:space="0" w:color="auto"/>
              </w:divBdr>
            </w:div>
            <w:div w:id="905382243">
              <w:marLeft w:val="0"/>
              <w:marRight w:val="0"/>
              <w:marTop w:val="0"/>
              <w:marBottom w:val="0"/>
              <w:divBdr>
                <w:top w:val="none" w:sz="0" w:space="0" w:color="auto"/>
                <w:left w:val="none" w:sz="0" w:space="0" w:color="auto"/>
                <w:bottom w:val="none" w:sz="0" w:space="0" w:color="auto"/>
                <w:right w:val="none" w:sz="0" w:space="0" w:color="auto"/>
              </w:divBdr>
            </w:div>
            <w:div w:id="916548557">
              <w:marLeft w:val="0"/>
              <w:marRight w:val="0"/>
              <w:marTop w:val="0"/>
              <w:marBottom w:val="0"/>
              <w:divBdr>
                <w:top w:val="none" w:sz="0" w:space="0" w:color="auto"/>
                <w:left w:val="none" w:sz="0" w:space="0" w:color="auto"/>
                <w:bottom w:val="none" w:sz="0" w:space="0" w:color="auto"/>
                <w:right w:val="none" w:sz="0" w:space="0" w:color="auto"/>
              </w:divBdr>
            </w:div>
            <w:div w:id="919556896">
              <w:marLeft w:val="0"/>
              <w:marRight w:val="0"/>
              <w:marTop w:val="0"/>
              <w:marBottom w:val="0"/>
              <w:divBdr>
                <w:top w:val="none" w:sz="0" w:space="0" w:color="auto"/>
                <w:left w:val="none" w:sz="0" w:space="0" w:color="auto"/>
                <w:bottom w:val="none" w:sz="0" w:space="0" w:color="auto"/>
                <w:right w:val="none" w:sz="0" w:space="0" w:color="auto"/>
              </w:divBdr>
            </w:div>
            <w:div w:id="920021288">
              <w:marLeft w:val="0"/>
              <w:marRight w:val="0"/>
              <w:marTop w:val="0"/>
              <w:marBottom w:val="0"/>
              <w:divBdr>
                <w:top w:val="none" w:sz="0" w:space="0" w:color="auto"/>
                <w:left w:val="none" w:sz="0" w:space="0" w:color="auto"/>
                <w:bottom w:val="none" w:sz="0" w:space="0" w:color="auto"/>
                <w:right w:val="none" w:sz="0" w:space="0" w:color="auto"/>
              </w:divBdr>
            </w:div>
            <w:div w:id="938832535">
              <w:marLeft w:val="0"/>
              <w:marRight w:val="0"/>
              <w:marTop w:val="0"/>
              <w:marBottom w:val="0"/>
              <w:divBdr>
                <w:top w:val="none" w:sz="0" w:space="0" w:color="auto"/>
                <w:left w:val="none" w:sz="0" w:space="0" w:color="auto"/>
                <w:bottom w:val="none" w:sz="0" w:space="0" w:color="auto"/>
                <w:right w:val="none" w:sz="0" w:space="0" w:color="auto"/>
              </w:divBdr>
            </w:div>
            <w:div w:id="974527728">
              <w:marLeft w:val="0"/>
              <w:marRight w:val="0"/>
              <w:marTop w:val="0"/>
              <w:marBottom w:val="0"/>
              <w:divBdr>
                <w:top w:val="none" w:sz="0" w:space="0" w:color="auto"/>
                <w:left w:val="none" w:sz="0" w:space="0" w:color="auto"/>
                <w:bottom w:val="none" w:sz="0" w:space="0" w:color="auto"/>
                <w:right w:val="none" w:sz="0" w:space="0" w:color="auto"/>
              </w:divBdr>
            </w:div>
            <w:div w:id="978610337">
              <w:marLeft w:val="0"/>
              <w:marRight w:val="0"/>
              <w:marTop w:val="0"/>
              <w:marBottom w:val="0"/>
              <w:divBdr>
                <w:top w:val="none" w:sz="0" w:space="0" w:color="auto"/>
                <w:left w:val="none" w:sz="0" w:space="0" w:color="auto"/>
                <w:bottom w:val="none" w:sz="0" w:space="0" w:color="auto"/>
                <w:right w:val="none" w:sz="0" w:space="0" w:color="auto"/>
              </w:divBdr>
            </w:div>
            <w:div w:id="978728320">
              <w:marLeft w:val="0"/>
              <w:marRight w:val="0"/>
              <w:marTop w:val="0"/>
              <w:marBottom w:val="0"/>
              <w:divBdr>
                <w:top w:val="none" w:sz="0" w:space="0" w:color="auto"/>
                <w:left w:val="none" w:sz="0" w:space="0" w:color="auto"/>
                <w:bottom w:val="none" w:sz="0" w:space="0" w:color="auto"/>
                <w:right w:val="none" w:sz="0" w:space="0" w:color="auto"/>
              </w:divBdr>
            </w:div>
            <w:div w:id="979964687">
              <w:marLeft w:val="0"/>
              <w:marRight w:val="0"/>
              <w:marTop w:val="0"/>
              <w:marBottom w:val="0"/>
              <w:divBdr>
                <w:top w:val="none" w:sz="0" w:space="0" w:color="auto"/>
                <w:left w:val="none" w:sz="0" w:space="0" w:color="auto"/>
                <w:bottom w:val="none" w:sz="0" w:space="0" w:color="auto"/>
                <w:right w:val="none" w:sz="0" w:space="0" w:color="auto"/>
              </w:divBdr>
            </w:div>
            <w:div w:id="985747570">
              <w:marLeft w:val="0"/>
              <w:marRight w:val="0"/>
              <w:marTop w:val="0"/>
              <w:marBottom w:val="0"/>
              <w:divBdr>
                <w:top w:val="none" w:sz="0" w:space="0" w:color="auto"/>
                <w:left w:val="none" w:sz="0" w:space="0" w:color="auto"/>
                <w:bottom w:val="none" w:sz="0" w:space="0" w:color="auto"/>
                <w:right w:val="none" w:sz="0" w:space="0" w:color="auto"/>
              </w:divBdr>
            </w:div>
            <w:div w:id="989020250">
              <w:marLeft w:val="0"/>
              <w:marRight w:val="0"/>
              <w:marTop w:val="0"/>
              <w:marBottom w:val="0"/>
              <w:divBdr>
                <w:top w:val="none" w:sz="0" w:space="0" w:color="auto"/>
                <w:left w:val="none" w:sz="0" w:space="0" w:color="auto"/>
                <w:bottom w:val="none" w:sz="0" w:space="0" w:color="auto"/>
                <w:right w:val="none" w:sz="0" w:space="0" w:color="auto"/>
              </w:divBdr>
            </w:div>
            <w:div w:id="997923160">
              <w:marLeft w:val="0"/>
              <w:marRight w:val="0"/>
              <w:marTop w:val="0"/>
              <w:marBottom w:val="0"/>
              <w:divBdr>
                <w:top w:val="none" w:sz="0" w:space="0" w:color="auto"/>
                <w:left w:val="none" w:sz="0" w:space="0" w:color="auto"/>
                <w:bottom w:val="none" w:sz="0" w:space="0" w:color="auto"/>
                <w:right w:val="none" w:sz="0" w:space="0" w:color="auto"/>
              </w:divBdr>
            </w:div>
            <w:div w:id="999388453">
              <w:marLeft w:val="0"/>
              <w:marRight w:val="0"/>
              <w:marTop w:val="0"/>
              <w:marBottom w:val="0"/>
              <w:divBdr>
                <w:top w:val="none" w:sz="0" w:space="0" w:color="auto"/>
                <w:left w:val="none" w:sz="0" w:space="0" w:color="auto"/>
                <w:bottom w:val="none" w:sz="0" w:space="0" w:color="auto"/>
                <w:right w:val="none" w:sz="0" w:space="0" w:color="auto"/>
              </w:divBdr>
            </w:div>
            <w:div w:id="1018697537">
              <w:marLeft w:val="0"/>
              <w:marRight w:val="0"/>
              <w:marTop w:val="0"/>
              <w:marBottom w:val="0"/>
              <w:divBdr>
                <w:top w:val="none" w:sz="0" w:space="0" w:color="auto"/>
                <w:left w:val="none" w:sz="0" w:space="0" w:color="auto"/>
                <w:bottom w:val="none" w:sz="0" w:space="0" w:color="auto"/>
                <w:right w:val="none" w:sz="0" w:space="0" w:color="auto"/>
              </w:divBdr>
            </w:div>
            <w:div w:id="1027363982">
              <w:marLeft w:val="0"/>
              <w:marRight w:val="0"/>
              <w:marTop w:val="0"/>
              <w:marBottom w:val="0"/>
              <w:divBdr>
                <w:top w:val="none" w:sz="0" w:space="0" w:color="auto"/>
                <w:left w:val="none" w:sz="0" w:space="0" w:color="auto"/>
                <w:bottom w:val="none" w:sz="0" w:space="0" w:color="auto"/>
                <w:right w:val="none" w:sz="0" w:space="0" w:color="auto"/>
              </w:divBdr>
            </w:div>
            <w:div w:id="1058095735">
              <w:marLeft w:val="0"/>
              <w:marRight w:val="0"/>
              <w:marTop w:val="0"/>
              <w:marBottom w:val="0"/>
              <w:divBdr>
                <w:top w:val="none" w:sz="0" w:space="0" w:color="auto"/>
                <w:left w:val="none" w:sz="0" w:space="0" w:color="auto"/>
                <w:bottom w:val="none" w:sz="0" w:space="0" w:color="auto"/>
                <w:right w:val="none" w:sz="0" w:space="0" w:color="auto"/>
              </w:divBdr>
            </w:div>
            <w:div w:id="1065878634">
              <w:marLeft w:val="0"/>
              <w:marRight w:val="0"/>
              <w:marTop w:val="0"/>
              <w:marBottom w:val="0"/>
              <w:divBdr>
                <w:top w:val="none" w:sz="0" w:space="0" w:color="auto"/>
                <w:left w:val="none" w:sz="0" w:space="0" w:color="auto"/>
                <w:bottom w:val="none" w:sz="0" w:space="0" w:color="auto"/>
                <w:right w:val="none" w:sz="0" w:space="0" w:color="auto"/>
              </w:divBdr>
            </w:div>
            <w:div w:id="1067337831">
              <w:marLeft w:val="0"/>
              <w:marRight w:val="0"/>
              <w:marTop w:val="0"/>
              <w:marBottom w:val="0"/>
              <w:divBdr>
                <w:top w:val="none" w:sz="0" w:space="0" w:color="auto"/>
                <w:left w:val="none" w:sz="0" w:space="0" w:color="auto"/>
                <w:bottom w:val="none" w:sz="0" w:space="0" w:color="auto"/>
                <w:right w:val="none" w:sz="0" w:space="0" w:color="auto"/>
              </w:divBdr>
            </w:div>
            <w:div w:id="1089160840">
              <w:marLeft w:val="0"/>
              <w:marRight w:val="0"/>
              <w:marTop w:val="0"/>
              <w:marBottom w:val="0"/>
              <w:divBdr>
                <w:top w:val="none" w:sz="0" w:space="0" w:color="auto"/>
                <w:left w:val="none" w:sz="0" w:space="0" w:color="auto"/>
                <w:bottom w:val="none" w:sz="0" w:space="0" w:color="auto"/>
                <w:right w:val="none" w:sz="0" w:space="0" w:color="auto"/>
              </w:divBdr>
            </w:div>
            <w:div w:id="1097949458">
              <w:marLeft w:val="0"/>
              <w:marRight w:val="0"/>
              <w:marTop w:val="0"/>
              <w:marBottom w:val="0"/>
              <w:divBdr>
                <w:top w:val="none" w:sz="0" w:space="0" w:color="auto"/>
                <w:left w:val="none" w:sz="0" w:space="0" w:color="auto"/>
                <w:bottom w:val="none" w:sz="0" w:space="0" w:color="auto"/>
                <w:right w:val="none" w:sz="0" w:space="0" w:color="auto"/>
              </w:divBdr>
            </w:div>
            <w:div w:id="1117022332">
              <w:marLeft w:val="0"/>
              <w:marRight w:val="0"/>
              <w:marTop w:val="0"/>
              <w:marBottom w:val="0"/>
              <w:divBdr>
                <w:top w:val="none" w:sz="0" w:space="0" w:color="auto"/>
                <w:left w:val="none" w:sz="0" w:space="0" w:color="auto"/>
                <w:bottom w:val="none" w:sz="0" w:space="0" w:color="auto"/>
                <w:right w:val="none" w:sz="0" w:space="0" w:color="auto"/>
              </w:divBdr>
            </w:div>
            <w:div w:id="1120761807">
              <w:marLeft w:val="0"/>
              <w:marRight w:val="0"/>
              <w:marTop w:val="0"/>
              <w:marBottom w:val="0"/>
              <w:divBdr>
                <w:top w:val="none" w:sz="0" w:space="0" w:color="auto"/>
                <w:left w:val="none" w:sz="0" w:space="0" w:color="auto"/>
                <w:bottom w:val="none" w:sz="0" w:space="0" w:color="auto"/>
                <w:right w:val="none" w:sz="0" w:space="0" w:color="auto"/>
              </w:divBdr>
            </w:div>
            <w:div w:id="1139566076">
              <w:marLeft w:val="0"/>
              <w:marRight w:val="0"/>
              <w:marTop w:val="0"/>
              <w:marBottom w:val="0"/>
              <w:divBdr>
                <w:top w:val="none" w:sz="0" w:space="0" w:color="auto"/>
                <w:left w:val="none" w:sz="0" w:space="0" w:color="auto"/>
                <w:bottom w:val="none" w:sz="0" w:space="0" w:color="auto"/>
                <w:right w:val="none" w:sz="0" w:space="0" w:color="auto"/>
              </w:divBdr>
            </w:div>
            <w:div w:id="1140152473">
              <w:marLeft w:val="0"/>
              <w:marRight w:val="0"/>
              <w:marTop w:val="0"/>
              <w:marBottom w:val="0"/>
              <w:divBdr>
                <w:top w:val="none" w:sz="0" w:space="0" w:color="auto"/>
                <w:left w:val="none" w:sz="0" w:space="0" w:color="auto"/>
                <w:bottom w:val="none" w:sz="0" w:space="0" w:color="auto"/>
                <w:right w:val="none" w:sz="0" w:space="0" w:color="auto"/>
              </w:divBdr>
            </w:div>
            <w:div w:id="1145928293">
              <w:marLeft w:val="0"/>
              <w:marRight w:val="0"/>
              <w:marTop w:val="0"/>
              <w:marBottom w:val="0"/>
              <w:divBdr>
                <w:top w:val="none" w:sz="0" w:space="0" w:color="auto"/>
                <w:left w:val="none" w:sz="0" w:space="0" w:color="auto"/>
                <w:bottom w:val="none" w:sz="0" w:space="0" w:color="auto"/>
                <w:right w:val="none" w:sz="0" w:space="0" w:color="auto"/>
              </w:divBdr>
            </w:div>
            <w:div w:id="1151092375">
              <w:marLeft w:val="0"/>
              <w:marRight w:val="0"/>
              <w:marTop w:val="0"/>
              <w:marBottom w:val="0"/>
              <w:divBdr>
                <w:top w:val="none" w:sz="0" w:space="0" w:color="auto"/>
                <w:left w:val="none" w:sz="0" w:space="0" w:color="auto"/>
                <w:bottom w:val="none" w:sz="0" w:space="0" w:color="auto"/>
                <w:right w:val="none" w:sz="0" w:space="0" w:color="auto"/>
              </w:divBdr>
            </w:div>
            <w:div w:id="1189836100">
              <w:marLeft w:val="0"/>
              <w:marRight w:val="0"/>
              <w:marTop w:val="0"/>
              <w:marBottom w:val="0"/>
              <w:divBdr>
                <w:top w:val="none" w:sz="0" w:space="0" w:color="auto"/>
                <w:left w:val="none" w:sz="0" w:space="0" w:color="auto"/>
                <w:bottom w:val="none" w:sz="0" w:space="0" w:color="auto"/>
                <w:right w:val="none" w:sz="0" w:space="0" w:color="auto"/>
              </w:divBdr>
            </w:div>
            <w:div w:id="1190291795">
              <w:marLeft w:val="0"/>
              <w:marRight w:val="0"/>
              <w:marTop w:val="0"/>
              <w:marBottom w:val="0"/>
              <w:divBdr>
                <w:top w:val="none" w:sz="0" w:space="0" w:color="auto"/>
                <w:left w:val="none" w:sz="0" w:space="0" w:color="auto"/>
                <w:bottom w:val="none" w:sz="0" w:space="0" w:color="auto"/>
                <w:right w:val="none" w:sz="0" w:space="0" w:color="auto"/>
              </w:divBdr>
            </w:div>
            <w:div w:id="1191190761">
              <w:marLeft w:val="0"/>
              <w:marRight w:val="0"/>
              <w:marTop w:val="0"/>
              <w:marBottom w:val="0"/>
              <w:divBdr>
                <w:top w:val="none" w:sz="0" w:space="0" w:color="auto"/>
                <w:left w:val="none" w:sz="0" w:space="0" w:color="auto"/>
                <w:bottom w:val="none" w:sz="0" w:space="0" w:color="auto"/>
                <w:right w:val="none" w:sz="0" w:space="0" w:color="auto"/>
              </w:divBdr>
            </w:div>
            <w:div w:id="1193104714">
              <w:marLeft w:val="0"/>
              <w:marRight w:val="0"/>
              <w:marTop w:val="0"/>
              <w:marBottom w:val="0"/>
              <w:divBdr>
                <w:top w:val="none" w:sz="0" w:space="0" w:color="auto"/>
                <w:left w:val="none" w:sz="0" w:space="0" w:color="auto"/>
                <w:bottom w:val="none" w:sz="0" w:space="0" w:color="auto"/>
                <w:right w:val="none" w:sz="0" w:space="0" w:color="auto"/>
              </w:divBdr>
            </w:div>
            <w:div w:id="1205605159">
              <w:marLeft w:val="0"/>
              <w:marRight w:val="0"/>
              <w:marTop w:val="0"/>
              <w:marBottom w:val="0"/>
              <w:divBdr>
                <w:top w:val="none" w:sz="0" w:space="0" w:color="auto"/>
                <w:left w:val="none" w:sz="0" w:space="0" w:color="auto"/>
                <w:bottom w:val="none" w:sz="0" w:space="0" w:color="auto"/>
                <w:right w:val="none" w:sz="0" w:space="0" w:color="auto"/>
              </w:divBdr>
            </w:div>
            <w:div w:id="1211843293">
              <w:marLeft w:val="0"/>
              <w:marRight w:val="0"/>
              <w:marTop w:val="0"/>
              <w:marBottom w:val="0"/>
              <w:divBdr>
                <w:top w:val="none" w:sz="0" w:space="0" w:color="auto"/>
                <w:left w:val="none" w:sz="0" w:space="0" w:color="auto"/>
                <w:bottom w:val="none" w:sz="0" w:space="0" w:color="auto"/>
                <w:right w:val="none" w:sz="0" w:space="0" w:color="auto"/>
              </w:divBdr>
            </w:div>
            <w:div w:id="1234317765">
              <w:marLeft w:val="0"/>
              <w:marRight w:val="0"/>
              <w:marTop w:val="0"/>
              <w:marBottom w:val="0"/>
              <w:divBdr>
                <w:top w:val="none" w:sz="0" w:space="0" w:color="auto"/>
                <w:left w:val="none" w:sz="0" w:space="0" w:color="auto"/>
                <w:bottom w:val="none" w:sz="0" w:space="0" w:color="auto"/>
                <w:right w:val="none" w:sz="0" w:space="0" w:color="auto"/>
              </w:divBdr>
            </w:div>
            <w:div w:id="1254555850">
              <w:marLeft w:val="0"/>
              <w:marRight w:val="0"/>
              <w:marTop w:val="0"/>
              <w:marBottom w:val="0"/>
              <w:divBdr>
                <w:top w:val="none" w:sz="0" w:space="0" w:color="auto"/>
                <w:left w:val="none" w:sz="0" w:space="0" w:color="auto"/>
                <w:bottom w:val="none" w:sz="0" w:space="0" w:color="auto"/>
                <w:right w:val="none" w:sz="0" w:space="0" w:color="auto"/>
              </w:divBdr>
            </w:div>
            <w:div w:id="1267618435">
              <w:marLeft w:val="0"/>
              <w:marRight w:val="0"/>
              <w:marTop w:val="0"/>
              <w:marBottom w:val="0"/>
              <w:divBdr>
                <w:top w:val="none" w:sz="0" w:space="0" w:color="auto"/>
                <w:left w:val="none" w:sz="0" w:space="0" w:color="auto"/>
                <w:bottom w:val="none" w:sz="0" w:space="0" w:color="auto"/>
                <w:right w:val="none" w:sz="0" w:space="0" w:color="auto"/>
              </w:divBdr>
            </w:div>
            <w:div w:id="1269043222">
              <w:marLeft w:val="0"/>
              <w:marRight w:val="0"/>
              <w:marTop w:val="0"/>
              <w:marBottom w:val="0"/>
              <w:divBdr>
                <w:top w:val="none" w:sz="0" w:space="0" w:color="auto"/>
                <w:left w:val="none" w:sz="0" w:space="0" w:color="auto"/>
                <w:bottom w:val="none" w:sz="0" w:space="0" w:color="auto"/>
                <w:right w:val="none" w:sz="0" w:space="0" w:color="auto"/>
              </w:divBdr>
            </w:div>
            <w:div w:id="1272712611">
              <w:marLeft w:val="0"/>
              <w:marRight w:val="0"/>
              <w:marTop w:val="0"/>
              <w:marBottom w:val="0"/>
              <w:divBdr>
                <w:top w:val="none" w:sz="0" w:space="0" w:color="auto"/>
                <w:left w:val="none" w:sz="0" w:space="0" w:color="auto"/>
                <w:bottom w:val="none" w:sz="0" w:space="0" w:color="auto"/>
                <w:right w:val="none" w:sz="0" w:space="0" w:color="auto"/>
              </w:divBdr>
            </w:div>
            <w:div w:id="1292051429">
              <w:marLeft w:val="0"/>
              <w:marRight w:val="0"/>
              <w:marTop w:val="0"/>
              <w:marBottom w:val="0"/>
              <w:divBdr>
                <w:top w:val="none" w:sz="0" w:space="0" w:color="auto"/>
                <w:left w:val="none" w:sz="0" w:space="0" w:color="auto"/>
                <w:bottom w:val="none" w:sz="0" w:space="0" w:color="auto"/>
                <w:right w:val="none" w:sz="0" w:space="0" w:color="auto"/>
              </w:divBdr>
            </w:div>
            <w:div w:id="1293176354">
              <w:marLeft w:val="0"/>
              <w:marRight w:val="0"/>
              <w:marTop w:val="0"/>
              <w:marBottom w:val="0"/>
              <w:divBdr>
                <w:top w:val="none" w:sz="0" w:space="0" w:color="auto"/>
                <w:left w:val="none" w:sz="0" w:space="0" w:color="auto"/>
                <w:bottom w:val="none" w:sz="0" w:space="0" w:color="auto"/>
                <w:right w:val="none" w:sz="0" w:space="0" w:color="auto"/>
              </w:divBdr>
            </w:div>
            <w:div w:id="1294873258">
              <w:marLeft w:val="0"/>
              <w:marRight w:val="0"/>
              <w:marTop w:val="0"/>
              <w:marBottom w:val="0"/>
              <w:divBdr>
                <w:top w:val="none" w:sz="0" w:space="0" w:color="auto"/>
                <w:left w:val="none" w:sz="0" w:space="0" w:color="auto"/>
                <w:bottom w:val="none" w:sz="0" w:space="0" w:color="auto"/>
                <w:right w:val="none" w:sz="0" w:space="0" w:color="auto"/>
              </w:divBdr>
            </w:div>
            <w:div w:id="1301379975">
              <w:marLeft w:val="0"/>
              <w:marRight w:val="0"/>
              <w:marTop w:val="0"/>
              <w:marBottom w:val="0"/>
              <w:divBdr>
                <w:top w:val="none" w:sz="0" w:space="0" w:color="auto"/>
                <w:left w:val="none" w:sz="0" w:space="0" w:color="auto"/>
                <w:bottom w:val="none" w:sz="0" w:space="0" w:color="auto"/>
                <w:right w:val="none" w:sz="0" w:space="0" w:color="auto"/>
              </w:divBdr>
            </w:div>
            <w:div w:id="1341002614">
              <w:marLeft w:val="0"/>
              <w:marRight w:val="0"/>
              <w:marTop w:val="0"/>
              <w:marBottom w:val="0"/>
              <w:divBdr>
                <w:top w:val="none" w:sz="0" w:space="0" w:color="auto"/>
                <w:left w:val="none" w:sz="0" w:space="0" w:color="auto"/>
                <w:bottom w:val="none" w:sz="0" w:space="0" w:color="auto"/>
                <w:right w:val="none" w:sz="0" w:space="0" w:color="auto"/>
              </w:divBdr>
            </w:div>
            <w:div w:id="1349985486">
              <w:marLeft w:val="0"/>
              <w:marRight w:val="0"/>
              <w:marTop w:val="0"/>
              <w:marBottom w:val="0"/>
              <w:divBdr>
                <w:top w:val="none" w:sz="0" w:space="0" w:color="auto"/>
                <w:left w:val="none" w:sz="0" w:space="0" w:color="auto"/>
                <w:bottom w:val="none" w:sz="0" w:space="0" w:color="auto"/>
                <w:right w:val="none" w:sz="0" w:space="0" w:color="auto"/>
              </w:divBdr>
            </w:div>
            <w:div w:id="1352875655">
              <w:marLeft w:val="0"/>
              <w:marRight w:val="0"/>
              <w:marTop w:val="0"/>
              <w:marBottom w:val="0"/>
              <w:divBdr>
                <w:top w:val="none" w:sz="0" w:space="0" w:color="auto"/>
                <w:left w:val="none" w:sz="0" w:space="0" w:color="auto"/>
                <w:bottom w:val="none" w:sz="0" w:space="0" w:color="auto"/>
                <w:right w:val="none" w:sz="0" w:space="0" w:color="auto"/>
              </w:divBdr>
            </w:div>
            <w:div w:id="1366981368">
              <w:marLeft w:val="0"/>
              <w:marRight w:val="0"/>
              <w:marTop w:val="0"/>
              <w:marBottom w:val="0"/>
              <w:divBdr>
                <w:top w:val="none" w:sz="0" w:space="0" w:color="auto"/>
                <w:left w:val="none" w:sz="0" w:space="0" w:color="auto"/>
                <w:bottom w:val="none" w:sz="0" w:space="0" w:color="auto"/>
                <w:right w:val="none" w:sz="0" w:space="0" w:color="auto"/>
              </w:divBdr>
            </w:div>
            <w:div w:id="1374886308">
              <w:marLeft w:val="0"/>
              <w:marRight w:val="0"/>
              <w:marTop w:val="0"/>
              <w:marBottom w:val="0"/>
              <w:divBdr>
                <w:top w:val="none" w:sz="0" w:space="0" w:color="auto"/>
                <w:left w:val="none" w:sz="0" w:space="0" w:color="auto"/>
                <w:bottom w:val="none" w:sz="0" w:space="0" w:color="auto"/>
                <w:right w:val="none" w:sz="0" w:space="0" w:color="auto"/>
              </w:divBdr>
            </w:div>
            <w:div w:id="1378552924">
              <w:marLeft w:val="0"/>
              <w:marRight w:val="0"/>
              <w:marTop w:val="0"/>
              <w:marBottom w:val="0"/>
              <w:divBdr>
                <w:top w:val="none" w:sz="0" w:space="0" w:color="auto"/>
                <w:left w:val="none" w:sz="0" w:space="0" w:color="auto"/>
                <w:bottom w:val="none" w:sz="0" w:space="0" w:color="auto"/>
                <w:right w:val="none" w:sz="0" w:space="0" w:color="auto"/>
              </w:divBdr>
            </w:div>
            <w:div w:id="1416173561">
              <w:marLeft w:val="0"/>
              <w:marRight w:val="0"/>
              <w:marTop w:val="0"/>
              <w:marBottom w:val="0"/>
              <w:divBdr>
                <w:top w:val="none" w:sz="0" w:space="0" w:color="auto"/>
                <w:left w:val="none" w:sz="0" w:space="0" w:color="auto"/>
                <w:bottom w:val="none" w:sz="0" w:space="0" w:color="auto"/>
                <w:right w:val="none" w:sz="0" w:space="0" w:color="auto"/>
              </w:divBdr>
            </w:div>
            <w:div w:id="1416365526">
              <w:marLeft w:val="0"/>
              <w:marRight w:val="0"/>
              <w:marTop w:val="0"/>
              <w:marBottom w:val="0"/>
              <w:divBdr>
                <w:top w:val="none" w:sz="0" w:space="0" w:color="auto"/>
                <w:left w:val="none" w:sz="0" w:space="0" w:color="auto"/>
                <w:bottom w:val="none" w:sz="0" w:space="0" w:color="auto"/>
                <w:right w:val="none" w:sz="0" w:space="0" w:color="auto"/>
              </w:divBdr>
            </w:div>
            <w:div w:id="1418820743">
              <w:marLeft w:val="0"/>
              <w:marRight w:val="0"/>
              <w:marTop w:val="0"/>
              <w:marBottom w:val="0"/>
              <w:divBdr>
                <w:top w:val="none" w:sz="0" w:space="0" w:color="auto"/>
                <w:left w:val="none" w:sz="0" w:space="0" w:color="auto"/>
                <w:bottom w:val="none" w:sz="0" w:space="0" w:color="auto"/>
                <w:right w:val="none" w:sz="0" w:space="0" w:color="auto"/>
              </w:divBdr>
            </w:div>
            <w:div w:id="1419138010">
              <w:marLeft w:val="0"/>
              <w:marRight w:val="0"/>
              <w:marTop w:val="0"/>
              <w:marBottom w:val="0"/>
              <w:divBdr>
                <w:top w:val="none" w:sz="0" w:space="0" w:color="auto"/>
                <w:left w:val="none" w:sz="0" w:space="0" w:color="auto"/>
                <w:bottom w:val="none" w:sz="0" w:space="0" w:color="auto"/>
                <w:right w:val="none" w:sz="0" w:space="0" w:color="auto"/>
              </w:divBdr>
            </w:div>
            <w:div w:id="1422066842">
              <w:marLeft w:val="0"/>
              <w:marRight w:val="0"/>
              <w:marTop w:val="0"/>
              <w:marBottom w:val="0"/>
              <w:divBdr>
                <w:top w:val="none" w:sz="0" w:space="0" w:color="auto"/>
                <w:left w:val="none" w:sz="0" w:space="0" w:color="auto"/>
                <w:bottom w:val="none" w:sz="0" w:space="0" w:color="auto"/>
                <w:right w:val="none" w:sz="0" w:space="0" w:color="auto"/>
              </w:divBdr>
            </w:div>
            <w:div w:id="1442651673">
              <w:marLeft w:val="0"/>
              <w:marRight w:val="0"/>
              <w:marTop w:val="0"/>
              <w:marBottom w:val="0"/>
              <w:divBdr>
                <w:top w:val="none" w:sz="0" w:space="0" w:color="auto"/>
                <w:left w:val="none" w:sz="0" w:space="0" w:color="auto"/>
                <w:bottom w:val="none" w:sz="0" w:space="0" w:color="auto"/>
                <w:right w:val="none" w:sz="0" w:space="0" w:color="auto"/>
              </w:divBdr>
            </w:div>
            <w:div w:id="1461730833">
              <w:marLeft w:val="0"/>
              <w:marRight w:val="0"/>
              <w:marTop w:val="0"/>
              <w:marBottom w:val="0"/>
              <w:divBdr>
                <w:top w:val="none" w:sz="0" w:space="0" w:color="auto"/>
                <w:left w:val="none" w:sz="0" w:space="0" w:color="auto"/>
                <w:bottom w:val="none" w:sz="0" w:space="0" w:color="auto"/>
                <w:right w:val="none" w:sz="0" w:space="0" w:color="auto"/>
              </w:divBdr>
            </w:div>
            <w:div w:id="1465074528">
              <w:marLeft w:val="0"/>
              <w:marRight w:val="0"/>
              <w:marTop w:val="0"/>
              <w:marBottom w:val="0"/>
              <w:divBdr>
                <w:top w:val="none" w:sz="0" w:space="0" w:color="auto"/>
                <w:left w:val="none" w:sz="0" w:space="0" w:color="auto"/>
                <w:bottom w:val="none" w:sz="0" w:space="0" w:color="auto"/>
                <w:right w:val="none" w:sz="0" w:space="0" w:color="auto"/>
              </w:divBdr>
            </w:div>
            <w:div w:id="1465191984">
              <w:marLeft w:val="0"/>
              <w:marRight w:val="0"/>
              <w:marTop w:val="0"/>
              <w:marBottom w:val="0"/>
              <w:divBdr>
                <w:top w:val="none" w:sz="0" w:space="0" w:color="auto"/>
                <w:left w:val="none" w:sz="0" w:space="0" w:color="auto"/>
                <w:bottom w:val="none" w:sz="0" w:space="0" w:color="auto"/>
                <w:right w:val="none" w:sz="0" w:space="0" w:color="auto"/>
              </w:divBdr>
            </w:div>
            <w:div w:id="1503204494">
              <w:marLeft w:val="0"/>
              <w:marRight w:val="0"/>
              <w:marTop w:val="0"/>
              <w:marBottom w:val="0"/>
              <w:divBdr>
                <w:top w:val="none" w:sz="0" w:space="0" w:color="auto"/>
                <w:left w:val="none" w:sz="0" w:space="0" w:color="auto"/>
                <w:bottom w:val="none" w:sz="0" w:space="0" w:color="auto"/>
                <w:right w:val="none" w:sz="0" w:space="0" w:color="auto"/>
              </w:divBdr>
            </w:div>
            <w:div w:id="1503665081">
              <w:marLeft w:val="0"/>
              <w:marRight w:val="0"/>
              <w:marTop w:val="0"/>
              <w:marBottom w:val="0"/>
              <w:divBdr>
                <w:top w:val="none" w:sz="0" w:space="0" w:color="auto"/>
                <w:left w:val="none" w:sz="0" w:space="0" w:color="auto"/>
                <w:bottom w:val="none" w:sz="0" w:space="0" w:color="auto"/>
                <w:right w:val="none" w:sz="0" w:space="0" w:color="auto"/>
              </w:divBdr>
            </w:div>
            <w:div w:id="1504861359">
              <w:marLeft w:val="0"/>
              <w:marRight w:val="0"/>
              <w:marTop w:val="0"/>
              <w:marBottom w:val="0"/>
              <w:divBdr>
                <w:top w:val="none" w:sz="0" w:space="0" w:color="auto"/>
                <w:left w:val="none" w:sz="0" w:space="0" w:color="auto"/>
                <w:bottom w:val="none" w:sz="0" w:space="0" w:color="auto"/>
                <w:right w:val="none" w:sz="0" w:space="0" w:color="auto"/>
              </w:divBdr>
            </w:div>
            <w:div w:id="1511218938">
              <w:marLeft w:val="0"/>
              <w:marRight w:val="0"/>
              <w:marTop w:val="0"/>
              <w:marBottom w:val="0"/>
              <w:divBdr>
                <w:top w:val="none" w:sz="0" w:space="0" w:color="auto"/>
                <w:left w:val="none" w:sz="0" w:space="0" w:color="auto"/>
                <w:bottom w:val="none" w:sz="0" w:space="0" w:color="auto"/>
                <w:right w:val="none" w:sz="0" w:space="0" w:color="auto"/>
              </w:divBdr>
            </w:div>
            <w:div w:id="1514999275">
              <w:marLeft w:val="0"/>
              <w:marRight w:val="0"/>
              <w:marTop w:val="0"/>
              <w:marBottom w:val="0"/>
              <w:divBdr>
                <w:top w:val="none" w:sz="0" w:space="0" w:color="auto"/>
                <w:left w:val="none" w:sz="0" w:space="0" w:color="auto"/>
                <w:bottom w:val="none" w:sz="0" w:space="0" w:color="auto"/>
                <w:right w:val="none" w:sz="0" w:space="0" w:color="auto"/>
              </w:divBdr>
            </w:div>
            <w:div w:id="1526216716">
              <w:marLeft w:val="0"/>
              <w:marRight w:val="0"/>
              <w:marTop w:val="0"/>
              <w:marBottom w:val="0"/>
              <w:divBdr>
                <w:top w:val="none" w:sz="0" w:space="0" w:color="auto"/>
                <w:left w:val="none" w:sz="0" w:space="0" w:color="auto"/>
                <w:bottom w:val="none" w:sz="0" w:space="0" w:color="auto"/>
                <w:right w:val="none" w:sz="0" w:space="0" w:color="auto"/>
              </w:divBdr>
            </w:div>
            <w:div w:id="1552763861">
              <w:marLeft w:val="0"/>
              <w:marRight w:val="0"/>
              <w:marTop w:val="0"/>
              <w:marBottom w:val="0"/>
              <w:divBdr>
                <w:top w:val="none" w:sz="0" w:space="0" w:color="auto"/>
                <w:left w:val="none" w:sz="0" w:space="0" w:color="auto"/>
                <w:bottom w:val="none" w:sz="0" w:space="0" w:color="auto"/>
                <w:right w:val="none" w:sz="0" w:space="0" w:color="auto"/>
              </w:divBdr>
            </w:div>
            <w:div w:id="1575045895">
              <w:marLeft w:val="0"/>
              <w:marRight w:val="0"/>
              <w:marTop w:val="0"/>
              <w:marBottom w:val="0"/>
              <w:divBdr>
                <w:top w:val="none" w:sz="0" w:space="0" w:color="auto"/>
                <w:left w:val="none" w:sz="0" w:space="0" w:color="auto"/>
                <w:bottom w:val="none" w:sz="0" w:space="0" w:color="auto"/>
                <w:right w:val="none" w:sz="0" w:space="0" w:color="auto"/>
              </w:divBdr>
            </w:div>
            <w:div w:id="1577012247">
              <w:marLeft w:val="0"/>
              <w:marRight w:val="0"/>
              <w:marTop w:val="0"/>
              <w:marBottom w:val="0"/>
              <w:divBdr>
                <w:top w:val="none" w:sz="0" w:space="0" w:color="auto"/>
                <w:left w:val="none" w:sz="0" w:space="0" w:color="auto"/>
                <w:bottom w:val="none" w:sz="0" w:space="0" w:color="auto"/>
                <w:right w:val="none" w:sz="0" w:space="0" w:color="auto"/>
              </w:divBdr>
            </w:div>
            <w:div w:id="1581334370">
              <w:marLeft w:val="0"/>
              <w:marRight w:val="0"/>
              <w:marTop w:val="0"/>
              <w:marBottom w:val="0"/>
              <w:divBdr>
                <w:top w:val="none" w:sz="0" w:space="0" w:color="auto"/>
                <w:left w:val="none" w:sz="0" w:space="0" w:color="auto"/>
                <w:bottom w:val="none" w:sz="0" w:space="0" w:color="auto"/>
                <w:right w:val="none" w:sz="0" w:space="0" w:color="auto"/>
              </w:divBdr>
            </w:div>
            <w:div w:id="1583486758">
              <w:marLeft w:val="0"/>
              <w:marRight w:val="0"/>
              <w:marTop w:val="0"/>
              <w:marBottom w:val="0"/>
              <w:divBdr>
                <w:top w:val="none" w:sz="0" w:space="0" w:color="auto"/>
                <w:left w:val="none" w:sz="0" w:space="0" w:color="auto"/>
                <w:bottom w:val="none" w:sz="0" w:space="0" w:color="auto"/>
                <w:right w:val="none" w:sz="0" w:space="0" w:color="auto"/>
              </w:divBdr>
            </w:div>
            <w:div w:id="1600872863">
              <w:marLeft w:val="0"/>
              <w:marRight w:val="0"/>
              <w:marTop w:val="0"/>
              <w:marBottom w:val="0"/>
              <w:divBdr>
                <w:top w:val="none" w:sz="0" w:space="0" w:color="auto"/>
                <w:left w:val="none" w:sz="0" w:space="0" w:color="auto"/>
                <w:bottom w:val="none" w:sz="0" w:space="0" w:color="auto"/>
                <w:right w:val="none" w:sz="0" w:space="0" w:color="auto"/>
              </w:divBdr>
            </w:div>
            <w:div w:id="1639455766">
              <w:marLeft w:val="0"/>
              <w:marRight w:val="0"/>
              <w:marTop w:val="0"/>
              <w:marBottom w:val="0"/>
              <w:divBdr>
                <w:top w:val="none" w:sz="0" w:space="0" w:color="auto"/>
                <w:left w:val="none" w:sz="0" w:space="0" w:color="auto"/>
                <w:bottom w:val="none" w:sz="0" w:space="0" w:color="auto"/>
                <w:right w:val="none" w:sz="0" w:space="0" w:color="auto"/>
              </w:divBdr>
            </w:div>
            <w:div w:id="1683438297">
              <w:marLeft w:val="0"/>
              <w:marRight w:val="0"/>
              <w:marTop w:val="0"/>
              <w:marBottom w:val="0"/>
              <w:divBdr>
                <w:top w:val="none" w:sz="0" w:space="0" w:color="auto"/>
                <w:left w:val="none" w:sz="0" w:space="0" w:color="auto"/>
                <w:bottom w:val="none" w:sz="0" w:space="0" w:color="auto"/>
                <w:right w:val="none" w:sz="0" w:space="0" w:color="auto"/>
              </w:divBdr>
            </w:div>
            <w:div w:id="1690451235">
              <w:marLeft w:val="0"/>
              <w:marRight w:val="0"/>
              <w:marTop w:val="0"/>
              <w:marBottom w:val="0"/>
              <w:divBdr>
                <w:top w:val="none" w:sz="0" w:space="0" w:color="auto"/>
                <w:left w:val="none" w:sz="0" w:space="0" w:color="auto"/>
                <w:bottom w:val="none" w:sz="0" w:space="0" w:color="auto"/>
                <w:right w:val="none" w:sz="0" w:space="0" w:color="auto"/>
              </w:divBdr>
            </w:div>
            <w:div w:id="1691641149">
              <w:marLeft w:val="0"/>
              <w:marRight w:val="0"/>
              <w:marTop w:val="0"/>
              <w:marBottom w:val="0"/>
              <w:divBdr>
                <w:top w:val="none" w:sz="0" w:space="0" w:color="auto"/>
                <w:left w:val="none" w:sz="0" w:space="0" w:color="auto"/>
                <w:bottom w:val="none" w:sz="0" w:space="0" w:color="auto"/>
                <w:right w:val="none" w:sz="0" w:space="0" w:color="auto"/>
              </w:divBdr>
            </w:div>
            <w:div w:id="1764449121">
              <w:marLeft w:val="0"/>
              <w:marRight w:val="0"/>
              <w:marTop w:val="0"/>
              <w:marBottom w:val="0"/>
              <w:divBdr>
                <w:top w:val="none" w:sz="0" w:space="0" w:color="auto"/>
                <w:left w:val="none" w:sz="0" w:space="0" w:color="auto"/>
                <w:bottom w:val="none" w:sz="0" w:space="0" w:color="auto"/>
                <w:right w:val="none" w:sz="0" w:space="0" w:color="auto"/>
              </w:divBdr>
            </w:div>
            <w:div w:id="1769155297">
              <w:marLeft w:val="0"/>
              <w:marRight w:val="0"/>
              <w:marTop w:val="0"/>
              <w:marBottom w:val="0"/>
              <w:divBdr>
                <w:top w:val="none" w:sz="0" w:space="0" w:color="auto"/>
                <w:left w:val="none" w:sz="0" w:space="0" w:color="auto"/>
                <w:bottom w:val="none" w:sz="0" w:space="0" w:color="auto"/>
                <w:right w:val="none" w:sz="0" w:space="0" w:color="auto"/>
              </w:divBdr>
            </w:div>
            <w:div w:id="1790003804">
              <w:marLeft w:val="0"/>
              <w:marRight w:val="0"/>
              <w:marTop w:val="0"/>
              <w:marBottom w:val="0"/>
              <w:divBdr>
                <w:top w:val="none" w:sz="0" w:space="0" w:color="auto"/>
                <w:left w:val="none" w:sz="0" w:space="0" w:color="auto"/>
                <w:bottom w:val="none" w:sz="0" w:space="0" w:color="auto"/>
                <w:right w:val="none" w:sz="0" w:space="0" w:color="auto"/>
              </w:divBdr>
            </w:div>
            <w:div w:id="1798332166">
              <w:marLeft w:val="0"/>
              <w:marRight w:val="0"/>
              <w:marTop w:val="0"/>
              <w:marBottom w:val="0"/>
              <w:divBdr>
                <w:top w:val="none" w:sz="0" w:space="0" w:color="auto"/>
                <w:left w:val="none" w:sz="0" w:space="0" w:color="auto"/>
                <w:bottom w:val="none" w:sz="0" w:space="0" w:color="auto"/>
                <w:right w:val="none" w:sz="0" w:space="0" w:color="auto"/>
              </w:divBdr>
            </w:div>
            <w:div w:id="1810853544">
              <w:marLeft w:val="0"/>
              <w:marRight w:val="0"/>
              <w:marTop w:val="0"/>
              <w:marBottom w:val="0"/>
              <w:divBdr>
                <w:top w:val="none" w:sz="0" w:space="0" w:color="auto"/>
                <w:left w:val="none" w:sz="0" w:space="0" w:color="auto"/>
                <w:bottom w:val="none" w:sz="0" w:space="0" w:color="auto"/>
                <w:right w:val="none" w:sz="0" w:space="0" w:color="auto"/>
              </w:divBdr>
            </w:div>
            <w:div w:id="1812401459">
              <w:marLeft w:val="0"/>
              <w:marRight w:val="0"/>
              <w:marTop w:val="0"/>
              <w:marBottom w:val="0"/>
              <w:divBdr>
                <w:top w:val="none" w:sz="0" w:space="0" w:color="auto"/>
                <w:left w:val="none" w:sz="0" w:space="0" w:color="auto"/>
                <w:bottom w:val="none" w:sz="0" w:space="0" w:color="auto"/>
                <w:right w:val="none" w:sz="0" w:space="0" w:color="auto"/>
              </w:divBdr>
            </w:div>
            <w:div w:id="1831214321">
              <w:marLeft w:val="0"/>
              <w:marRight w:val="0"/>
              <w:marTop w:val="0"/>
              <w:marBottom w:val="0"/>
              <w:divBdr>
                <w:top w:val="none" w:sz="0" w:space="0" w:color="auto"/>
                <w:left w:val="none" w:sz="0" w:space="0" w:color="auto"/>
                <w:bottom w:val="none" w:sz="0" w:space="0" w:color="auto"/>
                <w:right w:val="none" w:sz="0" w:space="0" w:color="auto"/>
              </w:divBdr>
            </w:div>
            <w:div w:id="1846553393">
              <w:marLeft w:val="0"/>
              <w:marRight w:val="0"/>
              <w:marTop w:val="0"/>
              <w:marBottom w:val="0"/>
              <w:divBdr>
                <w:top w:val="none" w:sz="0" w:space="0" w:color="auto"/>
                <w:left w:val="none" w:sz="0" w:space="0" w:color="auto"/>
                <w:bottom w:val="none" w:sz="0" w:space="0" w:color="auto"/>
                <w:right w:val="none" w:sz="0" w:space="0" w:color="auto"/>
              </w:divBdr>
            </w:div>
            <w:div w:id="1849979044">
              <w:marLeft w:val="0"/>
              <w:marRight w:val="0"/>
              <w:marTop w:val="0"/>
              <w:marBottom w:val="0"/>
              <w:divBdr>
                <w:top w:val="none" w:sz="0" w:space="0" w:color="auto"/>
                <w:left w:val="none" w:sz="0" w:space="0" w:color="auto"/>
                <w:bottom w:val="none" w:sz="0" w:space="0" w:color="auto"/>
                <w:right w:val="none" w:sz="0" w:space="0" w:color="auto"/>
              </w:divBdr>
            </w:div>
            <w:div w:id="1873032403">
              <w:marLeft w:val="0"/>
              <w:marRight w:val="0"/>
              <w:marTop w:val="0"/>
              <w:marBottom w:val="0"/>
              <w:divBdr>
                <w:top w:val="none" w:sz="0" w:space="0" w:color="auto"/>
                <w:left w:val="none" w:sz="0" w:space="0" w:color="auto"/>
                <w:bottom w:val="none" w:sz="0" w:space="0" w:color="auto"/>
                <w:right w:val="none" w:sz="0" w:space="0" w:color="auto"/>
              </w:divBdr>
            </w:div>
            <w:div w:id="1887600301">
              <w:marLeft w:val="0"/>
              <w:marRight w:val="0"/>
              <w:marTop w:val="0"/>
              <w:marBottom w:val="0"/>
              <w:divBdr>
                <w:top w:val="none" w:sz="0" w:space="0" w:color="auto"/>
                <w:left w:val="none" w:sz="0" w:space="0" w:color="auto"/>
                <w:bottom w:val="none" w:sz="0" w:space="0" w:color="auto"/>
                <w:right w:val="none" w:sz="0" w:space="0" w:color="auto"/>
              </w:divBdr>
            </w:div>
            <w:div w:id="1892110772">
              <w:marLeft w:val="0"/>
              <w:marRight w:val="0"/>
              <w:marTop w:val="0"/>
              <w:marBottom w:val="0"/>
              <w:divBdr>
                <w:top w:val="none" w:sz="0" w:space="0" w:color="auto"/>
                <w:left w:val="none" w:sz="0" w:space="0" w:color="auto"/>
                <w:bottom w:val="none" w:sz="0" w:space="0" w:color="auto"/>
                <w:right w:val="none" w:sz="0" w:space="0" w:color="auto"/>
              </w:divBdr>
            </w:div>
            <w:div w:id="1909850323">
              <w:marLeft w:val="0"/>
              <w:marRight w:val="0"/>
              <w:marTop w:val="0"/>
              <w:marBottom w:val="0"/>
              <w:divBdr>
                <w:top w:val="none" w:sz="0" w:space="0" w:color="auto"/>
                <w:left w:val="none" w:sz="0" w:space="0" w:color="auto"/>
                <w:bottom w:val="none" w:sz="0" w:space="0" w:color="auto"/>
                <w:right w:val="none" w:sz="0" w:space="0" w:color="auto"/>
              </w:divBdr>
            </w:div>
            <w:div w:id="1915045904">
              <w:marLeft w:val="0"/>
              <w:marRight w:val="0"/>
              <w:marTop w:val="0"/>
              <w:marBottom w:val="0"/>
              <w:divBdr>
                <w:top w:val="none" w:sz="0" w:space="0" w:color="auto"/>
                <w:left w:val="none" w:sz="0" w:space="0" w:color="auto"/>
                <w:bottom w:val="none" w:sz="0" w:space="0" w:color="auto"/>
                <w:right w:val="none" w:sz="0" w:space="0" w:color="auto"/>
              </w:divBdr>
            </w:div>
            <w:div w:id="1917812392">
              <w:marLeft w:val="0"/>
              <w:marRight w:val="0"/>
              <w:marTop w:val="0"/>
              <w:marBottom w:val="0"/>
              <w:divBdr>
                <w:top w:val="none" w:sz="0" w:space="0" w:color="auto"/>
                <w:left w:val="none" w:sz="0" w:space="0" w:color="auto"/>
                <w:bottom w:val="none" w:sz="0" w:space="0" w:color="auto"/>
                <w:right w:val="none" w:sz="0" w:space="0" w:color="auto"/>
              </w:divBdr>
            </w:div>
            <w:div w:id="1920016851">
              <w:marLeft w:val="0"/>
              <w:marRight w:val="0"/>
              <w:marTop w:val="0"/>
              <w:marBottom w:val="0"/>
              <w:divBdr>
                <w:top w:val="none" w:sz="0" w:space="0" w:color="auto"/>
                <w:left w:val="none" w:sz="0" w:space="0" w:color="auto"/>
                <w:bottom w:val="none" w:sz="0" w:space="0" w:color="auto"/>
                <w:right w:val="none" w:sz="0" w:space="0" w:color="auto"/>
              </w:divBdr>
            </w:div>
            <w:div w:id="1934823109">
              <w:marLeft w:val="0"/>
              <w:marRight w:val="0"/>
              <w:marTop w:val="0"/>
              <w:marBottom w:val="0"/>
              <w:divBdr>
                <w:top w:val="none" w:sz="0" w:space="0" w:color="auto"/>
                <w:left w:val="none" w:sz="0" w:space="0" w:color="auto"/>
                <w:bottom w:val="none" w:sz="0" w:space="0" w:color="auto"/>
                <w:right w:val="none" w:sz="0" w:space="0" w:color="auto"/>
              </w:divBdr>
            </w:div>
            <w:div w:id="1943565490">
              <w:marLeft w:val="0"/>
              <w:marRight w:val="0"/>
              <w:marTop w:val="0"/>
              <w:marBottom w:val="0"/>
              <w:divBdr>
                <w:top w:val="none" w:sz="0" w:space="0" w:color="auto"/>
                <w:left w:val="none" w:sz="0" w:space="0" w:color="auto"/>
                <w:bottom w:val="none" w:sz="0" w:space="0" w:color="auto"/>
                <w:right w:val="none" w:sz="0" w:space="0" w:color="auto"/>
              </w:divBdr>
            </w:div>
            <w:div w:id="1950694217">
              <w:marLeft w:val="0"/>
              <w:marRight w:val="0"/>
              <w:marTop w:val="0"/>
              <w:marBottom w:val="0"/>
              <w:divBdr>
                <w:top w:val="none" w:sz="0" w:space="0" w:color="auto"/>
                <w:left w:val="none" w:sz="0" w:space="0" w:color="auto"/>
                <w:bottom w:val="none" w:sz="0" w:space="0" w:color="auto"/>
                <w:right w:val="none" w:sz="0" w:space="0" w:color="auto"/>
              </w:divBdr>
            </w:div>
            <w:div w:id="1967733043">
              <w:marLeft w:val="0"/>
              <w:marRight w:val="0"/>
              <w:marTop w:val="0"/>
              <w:marBottom w:val="0"/>
              <w:divBdr>
                <w:top w:val="none" w:sz="0" w:space="0" w:color="auto"/>
                <w:left w:val="none" w:sz="0" w:space="0" w:color="auto"/>
                <w:bottom w:val="none" w:sz="0" w:space="0" w:color="auto"/>
                <w:right w:val="none" w:sz="0" w:space="0" w:color="auto"/>
              </w:divBdr>
            </w:div>
            <w:div w:id="1970671659">
              <w:marLeft w:val="0"/>
              <w:marRight w:val="0"/>
              <w:marTop w:val="0"/>
              <w:marBottom w:val="0"/>
              <w:divBdr>
                <w:top w:val="none" w:sz="0" w:space="0" w:color="auto"/>
                <w:left w:val="none" w:sz="0" w:space="0" w:color="auto"/>
                <w:bottom w:val="none" w:sz="0" w:space="0" w:color="auto"/>
                <w:right w:val="none" w:sz="0" w:space="0" w:color="auto"/>
              </w:divBdr>
            </w:div>
            <w:div w:id="1982076158">
              <w:marLeft w:val="0"/>
              <w:marRight w:val="0"/>
              <w:marTop w:val="0"/>
              <w:marBottom w:val="0"/>
              <w:divBdr>
                <w:top w:val="none" w:sz="0" w:space="0" w:color="auto"/>
                <w:left w:val="none" w:sz="0" w:space="0" w:color="auto"/>
                <w:bottom w:val="none" w:sz="0" w:space="0" w:color="auto"/>
                <w:right w:val="none" w:sz="0" w:space="0" w:color="auto"/>
              </w:divBdr>
            </w:div>
            <w:div w:id="1987005592">
              <w:marLeft w:val="0"/>
              <w:marRight w:val="0"/>
              <w:marTop w:val="0"/>
              <w:marBottom w:val="0"/>
              <w:divBdr>
                <w:top w:val="none" w:sz="0" w:space="0" w:color="auto"/>
                <w:left w:val="none" w:sz="0" w:space="0" w:color="auto"/>
                <w:bottom w:val="none" w:sz="0" w:space="0" w:color="auto"/>
                <w:right w:val="none" w:sz="0" w:space="0" w:color="auto"/>
              </w:divBdr>
            </w:div>
            <w:div w:id="1990547854">
              <w:marLeft w:val="0"/>
              <w:marRight w:val="0"/>
              <w:marTop w:val="0"/>
              <w:marBottom w:val="0"/>
              <w:divBdr>
                <w:top w:val="none" w:sz="0" w:space="0" w:color="auto"/>
                <w:left w:val="none" w:sz="0" w:space="0" w:color="auto"/>
                <w:bottom w:val="none" w:sz="0" w:space="0" w:color="auto"/>
                <w:right w:val="none" w:sz="0" w:space="0" w:color="auto"/>
              </w:divBdr>
            </w:div>
            <w:div w:id="2009282942">
              <w:marLeft w:val="0"/>
              <w:marRight w:val="0"/>
              <w:marTop w:val="0"/>
              <w:marBottom w:val="0"/>
              <w:divBdr>
                <w:top w:val="none" w:sz="0" w:space="0" w:color="auto"/>
                <w:left w:val="none" w:sz="0" w:space="0" w:color="auto"/>
                <w:bottom w:val="none" w:sz="0" w:space="0" w:color="auto"/>
                <w:right w:val="none" w:sz="0" w:space="0" w:color="auto"/>
              </w:divBdr>
            </w:div>
            <w:div w:id="2045984335">
              <w:marLeft w:val="0"/>
              <w:marRight w:val="0"/>
              <w:marTop w:val="0"/>
              <w:marBottom w:val="0"/>
              <w:divBdr>
                <w:top w:val="none" w:sz="0" w:space="0" w:color="auto"/>
                <w:left w:val="none" w:sz="0" w:space="0" w:color="auto"/>
                <w:bottom w:val="none" w:sz="0" w:space="0" w:color="auto"/>
                <w:right w:val="none" w:sz="0" w:space="0" w:color="auto"/>
              </w:divBdr>
            </w:div>
            <w:div w:id="2053723330">
              <w:marLeft w:val="0"/>
              <w:marRight w:val="0"/>
              <w:marTop w:val="0"/>
              <w:marBottom w:val="0"/>
              <w:divBdr>
                <w:top w:val="none" w:sz="0" w:space="0" w:color="auto"/>
                <w:left w:val="none" w:sz="0" w:space="0" w:color="auto"/>
                <w:bottom w:val="none" w:sz="0" w:space="0" w:color="auto"/>
                <w:right w:val="none" w:sz="0" w:space="0" w:color="auto"/>
              </w:divBdr>
            </w:div>
            <w:div w:id="2076390830">
              <w:marLeft w:val="0"/>
              <w:marRight w:val="0"/>
              <w:marTop w:val="0"/>
              <w:marBottom w:val="0"/>
              <w:divBdr>
                <w:top w:val="none" w:sz="0" w:space="0" w:color="auto"/>
                <w:left w:val="none" w:sz="0" w:space="0" w:color="auto"/>
                <w:bottom w:val="none" w:sz="0" w:space="0" w:color="auto"/>
                <w:right w:val="none" w:sz="0" w:space="0" w:color="auto"/>
              </w:divBdr>
            </w:div>
            <w:div w:id="2094860133">
              <w:marLeft w:val="0"/>
              <w:marRight w:val="0"/>
              <w:marTop w:val="0"/>
              <w:marBottom w:val="0"/>
              <w:divBdr>
                <w:top w:val="none" w:sz="0" w:space="0" w:color="auto"/>
                <w:left w:val="none" w:sz="0" w:space="0" w:color="auto"/>
                <w:bottom w:val="none" w:sz="0" w:space="0" w:color="auto"/>
                <w:right w:val="none" w:sz="0" w:space="0" w:color="auto"/>
              </w:divBdr>
            </w:div>
            <w:div w:id="2106342530">
              <w:marLeft w:val="0"/>
              <w:marRight w:val="0"/>
              <w:marTop w:val="0"/>
              <w:marBottom w:val="0"/>
              <w:divBdr>
                <w:top w:val="none" w:sz="0" w:space="0" w:color="auto"/>
                <w:left w:val="none" w:sz="0" w:space="0" w:color="auto"/>
                <w:bottom w:val="none" w:sz="0" w:space="0" w:color="auto"/>
                <w:right w:val="none" w:sz="0" w:space="0" w:color="auto"/>
              </w:divBdr>
            </w:div>
            <w:div w:id="2117479378">
              <w:marLeft w:val="0"/>
              <w:marRight w:val="0"/>
              <w:marTop w:val="0"/>
              <w:marBottom w:val="0"/>
              <w:divBdr>
                <w:top w:val="none" w:sz="0" w:space="0" w:color="auto"/>
                <w:left w:val="none" w:sz="0" w:space="0" w:color="auto"/>
                <w:bottom w:val="none" w:sz="0" w:space="0" w:color="auto"/>
                <w:right w:val="none" w:sz="0" w:space="0" w:color="auto"/>
              </w:divBdr>
            </w:div>
            <w:div w:id="2129929994">
              <w:marLeft w:val="0"/>
              <w:marRight w:val="0"/>
              <w:marTop w:val="0"/>
              <w:marBottom w:val="0"/>
              <w:divBdr>
                <w:top w:val="none" w:sz="0" w:space="0" w:color="auto"/>
                <w:left w:val="none" w:sz="0" w:space="0" w:color="auto"/>
                <w:bottom w:val="none" w:sz="0" w:space="0" w:color="auto"/>
                <w:right w:val="none" w:sz="0" w:space="0" w:color="auto"/>
              </w:divBdr>
            </w:div>
            <w:div w:id="21351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3891</Words>
  <Characters>21405</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Astudillo Fraga</dc:creator>
  <cp:keywords/>
  <dc:description/>
  <cp:lastModifiedBy>Alvaro Valencia Villalon</cp:lastModifiedBy>
  <cp:revision>5</cp:revision>
  <dcterms:created xsi:type="dcterms:W3CDTF">2023-11-12T02:48:00Z</dcterms:created>
  <dcterms:modified xsi:type="dcterms:W3CDTF">2023-11-12T22:39:00Z</dcterms:modified>
</cp:coreProperties>
</file>